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44A87" w14:textId="595F831F" w:rsidR="00DC649A" w:rsidRPr="00DC649A" w:rsidRDefault="00E97ADB" w:rsidP="00DC649A">
      <w:pPr>
        <w:ind w:firstLine="720"/>
        <w:jc w:val="center"/>
        <w:rPr>
          <w:b/>
          <w:bCs/>
          <w:sz w:val="36"/>
          <w:szCs w:val="36"/>
        </w:rPr>
      </w:pPr>
      <w:r w:rsidRPr="00DC649A">
        <w:rPr>
          <w:b/>
          <w:bCs/>
          <w:sz w:val="36"/>
          <w:szCs w:val="36"/>
        </w:rPr>
        <w:t xml:space="preserve">Data 698 </w:t>
      </w:r>
      <w:r w:rsidR="00B75021">
        <w:rPr>
          <w:b/>
          <w:bCs/>
          <w:sz w:val="36"/>
          <w:szCs w:val="36"/>
        </w:rPr>
        <w:t>Final</w:t>
      </w:r>
      <w:r w:rsidR="00BF1570">
        <w:rPr>
          <w:b/>
          <w:bCs/>
          <w:sz w:val="36"/>
          <w:szCs w:val="36"/>
        </w:rPr>
        <w:t xml:space="preserve"> Research Paper.</w:t>
      </w:r>
    </w:p>
    <w:p w14:paraId="16E3FB41" w14:textId="430B4B44" w:rsidR="00E97ADB" w:rsidRDefault="00E97ADB" w:rsidP="00E97ADB">
      <w:pPr>
        <w:jc w:val="center"/>
        <w:rPr>
          <w:b/>
          <w:bCs/>
          <w:sz w:val="32"/>
          <w:szCs w:val="32"/>
        </w:rPr>
      </w:pPr>
      <w:r>
        <w:rPr>
          <w:b/>
          <w:bCs/>
          <w:sz w:val="32"/>
          <w:szCs w:val="32"/>
        </w:rPr>
        <w:t>Spatiotemporal Suicide Risk in USA: A Longitudinal Study 19</w:t>
      </w:r>
      <w:r w:rsidR="00B75021">
        <w:rPr>
          <w:b/>
          <w:bCs/>
          <w:sz w:val="32"/>
          <w:szCs w:val="32"/>
        </w:rPr>
        <w:t>68</w:t>
      </w:r>
      <w:r>
        <w:rPr>
          <w:b/>
          <w:bCs/>
          <w:sz w:val="32"/>
          <w:szCs w:val="32"/>
        </w:rPr>
        <w:t>-2018.</w:t>
      </w:r>
    </w:p>
    <w:p w14:paraId="6EC2D1E0" w14:textId="77777777" w:rsidR="00DC649A" w:rsidRDefault="00E97ADB" w:rsidP="00E97ADB">
      <w:pPr>
        <w:jc w:val="center"/>
        <w:rPr>
          <w:b/>
          <w:bCs/>
          <w:sz w:val="32"/>
          <w:szCs w:val="32"/>
        </w:rPr>
      </w:pPr>
      <w:r>
        <w:rPr>
          <w:b/>
          <w:bCs/>
          <w:sz w:val="32"/>
          <w:szCs w:val="32"/>
        </w:rPr>
        <w:t>Mikhail Groysman</w:t>
      </w:r>
    </w:p>
    <w:p w14:paraId="03A69BDE" w14:textId="4EA14662" w:rsidR="00391264" w:rsidRDefault="00B75021" w:rsidP="00391264">
      <w:pPr>
        <w:jc w:val="center"/>
        <w:rPr>
          <w:b/>
          <w:bCs/>
          <w:sz w:val="32"/>
          <w:szCs w:val="32"/>
        </w:rPr>
      </w:pPr>
      <w:r>
        <w:rPr>
          <w:b/>
          <w:bCs/>
          <w:sz w:val="32"/>
          <w:szCs w:val="32"/>
        </w:rPr>
        <w:t>5</w:t>
      </w:r>
      <w:r w:rsidR="00E97ADB">
        <w:rPr>
          <w:b/>
          <w:bCs/>
          <w:sz w:val="32"/>
          <w:szCs w:val="32"/>
        </w:rPr>
        <w:t>/</w:t>
      </w:r>
      <w:r>
        <w:rPr>
          <w:b/>
          <w:bCs/>
          <w:sz w:val="32"/>
          <w:szCs w:val="32"/>
        </w:rPr>
        <w:t>3</w:t>
      </w:r>
      <w:r w:rsidR="00E97ADB">
        <w:rPr>
          <w:b/>
          <w:bCs/>
          <w:sz w:val="32"/>
          <w:szCs w:val="32"/>
        </w:rPr>
        <w:t>/2020</w:t>
      </w:r>
    </w:p>
    <w:sdt>
      <w:sdtPr>
        <w:id w:val="225196556"/>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1F145DE0" w14:textId="09B3347F" w:rsidR="00093ACB" w:rsidRDefault="00093ACB">
          <w:pPr>
            <w:pStyle w:val="TOCHeading"/>
          </w:pPr>
          <w:r>
            <w:t>Contents</w:t>
          </w:r>
        </w:p>
        <w:p w14:paraId="3AF1A48F" w14:textId="77777777" w:rsidR="00093ACB" w:rsidRPr="00093ACB" w:rsidRDefault="00093ACB" w:rsidP="00093ACB"/>
        <w:p w14:paraId="6243DA35" w14:textId="4B69E54E" w:rsidR="0044150A" w:rsidRDefault="00093ACB">
          <w:pPr>
            <w:pStyle w:val="TOC1"/>
            <w:tabs>
              <w:tab w:val="right" w:leader="dot" w:pos="9350"/>
            </w:tabs>
            <w:rPr>
              <w:noProof/>
              <w:sz w:val="22"/>
              <w:szCs w:val="22"/>
            </w:rPr>
          </w:pPr>
          <w:r>
            <w:fldChar w:fldCharType="begin"/>
          </w:r>
          <w:r>
            <w:instrText xml:space="preserve"> TOC \o "1-3" \h \z \u </w:instrText>
          </w:r>
          <w:r>
            <w:fldChar w:fldCharType="separate"/>
          </w:r>
          <w:hyperlink w:anchor="_Toc39510130" w:history="1">
            <w:r w:rsidR="0044150A" w:rsidRPr="00782458">
              <w:rPr>
                <w:rStyle w:val="Hyperlink"/>
                <w:noProof/>
              </w:rPr>
              <w:t>Abstract.</w:t>
            </w:r>
            <w:r w:rsidR="0044150A">
              <w:rPr>
                <w:noProof/>
                <w:webHidden/>
              </w:rPr>
              <w:tab/>
            </w:r>
            <w:r w:rsidR="0044150A">
              <w:rPr>
                <w:noProof/>
                <w:webHidden/>
              </w:rPr>
              <w:fldChar w:fldCharType="begin"/>
            </w:r>
            <w:r w:rsidR="0044150A">
              <w:rPr>
                <w:noProof/>
                <w:webHidden/>
              </w:rPr>
              <w:instrText xml:space="preserve"> PAGEREF _Toc39510130 \h </w:instrText>
            </w:r>
            <w:r w:rsidR="0044150A">
              <w:rPr>
                <w:noProof/>
                <w:webHidden/>
              </w:rPr>
            </w:r>
            <w:r w:rsidR="0044150A">
              <w:rPr>
                <w:noProof/>
                <w:webHidden/>
              </w:rPr>
              <w:fldChar w:fldCharType="separate"/>
            </w:r>
            <w:r w:rsidR="0044150A">
              <w:rPr>
                <w:noProof/>
                <w:webHidden/>
              </w:rPr>
              <w:t>2</w:t>
            </w:r>
            <w:r w:rsidR="0044150A">
              <w:rPr>
                <w:noProof/>
                <w:webHidden/>
              </w:rPr>
              <w:fldChar w:fldCharType="end"/>
            </w:r>
          </w:hyperlink>
        </w:p>
        <w:p w14:paraId="60171E96" w14:textId="24A35698" w:rsidR="0044150A" w:rsidRDefault="0044150A">
          <w:pPr>
            <w:pStyle w:val="TOC1"/>
            <w:tabs>
              <w:tab w:val="right" w:leader="dot" w:pos="9350"/>
            </w:tabs>
            <w:rPr>
              <w:noProof/>
              <w:sz w:val="22"/>
              <w:szCs w:val="22"/>
            </w:rPr>
          </w:pPr>
          <w:hyperlink w:anchor="_Toc39510131" w:history="1">
            <w:r w:rsidRPr="00782458">
              <w:rPr>
                <w:rStyle w:val="Hyperlink"/>
                <w:noProof/>
              </w:rPr>
              <w:t>Introduction.</w:t>
            </w:r>
            <w:r>
              <w:rPr>
                <w:noProof/>
                <w:webHidden/>
              </w:rPr>
              <w:tab/>
            </w:r>
            <w:r>
              <w:rPr>
                <w:noProof/>
                <w:webHidden/>
              </w:rPr>
              <w:fldChar w:fldCharType="begin"/>
            </w:r>
            <w:r>
              <w:rPr>
                <w:noProof/>
                <w:webHidden/>
              </w:rPr>
              <w:instrText xml:space="preserve"> PAGEREF _Toc39510131 \h </w:instrText>
            </w:r>
            <w:r>
              <w:rPr>
                <w:noProof/>
                <w:webHidden/>
              </w:rPr>
            </w:r>
            <w:r>
              <w:rPr>
                <w:noProof/>
                <w:webHidden/>
              </w:rPr>
              <w:fldChar w:fldCharType="separate"/>
            </w:r>
            <w:r>
              <w:rPr>
                <w:noProof/>
                <w:webHidden/>
              </w:rPr>
              <w:t>3</w:t>
            </w:r>
            <w:r>
              <w:rPr>
                <w:noProof/>
                <w:webHidden/>
              </w:rPr>
              <w:fldChar w:fldCharType="end"/>
            </w:r>
          </w:hyperlink>
        </w:p>
        <w:p w14:paraId="71FD3994" w14:textId="7AE4D02B" w:rsidR="0044150A" w:rsidRDefault="0044150A">
          <w:pPr>
            <w:pStyle w:val="TOC1"/>
            <w:tabs>
              <w:tab w:val="right" w:leader="dot" w:pos="9350"/>
            </w:tabs>
            <w:rPr>
              <w:noProof/>
              <w:sz w:val="22"/>
              <w:szCs w:val="22"/>
            </w:rPr>
          </w:pPr>
          <w:hyperlink w:anchor="_Toc39510132" w:history="1">
            <w:r w:rsidRPr="00782458">
              <w:rPr>
                <w:rStyle w:val="Hyperlink"/>
                <w:noProof/>
              </w:rPr>
              <w:t>Literature Review.</w:t>
            </w:r>
            <w:r>
              <w:rPr>
                <w:noProof/>
                <w:webHidden/>
              </w:rPr>
              <w:tab/>
            </w:r>
            <w:r>
              <w:rPr>
                <w:noProof/>
                <w:webHidden/>
              </w:rPr>
              <w:fldChar w:fldCharType="begin"/>
            </w:r>
            <w:r>
              <w:rPr>
                <w:noProof/>
                <w:webHidden/>
              </w:rPr>
              <w:instrText xml:space="preserve"> PAGEREF _Toc39510132 \h </w:instrText>
            </w:r>
            <w:r>
              <w:rPr>
                <w:noProof/>
                <w:webHidden/>
              </w:rPr>
            </w:r>
            <w:r>
              <w:rPr>
                <w:noProof/>
                <w:webHidden/>
              </w:rPr>
              <w:fldChar w:fldCharType="separate"/>
            </w:r>
            <w:r>
              <w:rPr>
                <w:noProof/>
                <w:webHidden/>
              </w:rPr>
              <w:t>7</w:t>
            </w:r>
            <w:r>
              <w:rPr>
                <w:noProof/>
                <w:webHidden/>
              </w:rPr>
              <w:fldChar w:fldCharType="end"/>
            </w:r>
          </w:hyperlink>
        </w:p>
        <w:p w14:paraId="1A96E1D9" w14:textId="055416F9" w:rsidR="0044150A" w:rsidRDefault="0044150A">
          <w:pPr>
            <w:pStyle w:val="TOC1"/>
            <w:tabs>
              <w:tab w:val="right" w:leader="dot" w:pos="9350"/>
            </w:tabs>
            <w:rPr>
              <w:noProof/>
              <w:sz w:val="22"/>
              <w:szCs w:val="22"/>
            </w:rPr>
          </w:pPr>
          <w:hyperlink w:anchor="_Toc39510133" w:history="1">
            <w:r w:rsidRPr="00782458">
              <w:rPr>
                <w:rStyle w:val="Hyperlink"/>
                <w:noProof/>
              </w:rPr>
              <w:t>Hypothesis.</w:t>
            </w:r>
            <w:r>
              <w:rPr>
                <w:noProof/>
                <w:webHidden/>
              </w:rPr>
              <w:tab/>
            </w:r>
            <w:r>
              <w:rPr>
                <w:noProof/>
                <w:webHidden/>
              </w:rPr>
              <w:fldChar w:fldCharType="begin"/>
            </w:r>
            <w:r>
              <w:rPr>
                <w:noProof/>
                <w:webHidden/>
              </w:rPr>
              <w:instrText xml:space="preserve"> PAGEREF _Toc39510133 \h </w:instrText>
            </w:r>
            <w:r>
              <w:rPr>
                <w:noProof/>
                <w:webHidden/>
              </w:rPr>
            </w:r>
            <w:r>
              <w:rPr>
                <w:noProof/>
                <w:webHidden/>
              </w:rPr>
              <w:fldChar w:fldCharType="separate"/>
            </w:r>
            <w:r>
              <w:rPr>
                <w:noProof/>
                <w:webHidden/>
              </w:rPr>
              <w:t>12</w:t>
            </w:r>
            <w:r>
              <w:rPr>
                <w:noProof/>
                <w:webHidden/>
              </w:rPr>
              <w:fldChar w:fldCharType="end"/>
            </w:r>
          </w:hyperlink>
        </w:p>
        <w:p w14:paraId="2962F7B5" w14:textId="27F75996" w:rsidR="0044150A" w:rsidRDefault="0044150A">
          <w:pPr>
            <w:pStyle w:val="TOC1"/>
            <w:tabs>
              <w:tab w:val="right" w:leader="dot" w:pos="9350"/>
            </w:tabs>
            <w:rPr>
              <w:noProof/>
              <w:sz w:val="22"/>
              <w:szCs w:val="22"/>
            </w:rPr>
          </w:pPr>
          <w:hyperlink w:anchor="_Toc39510134" w:history="1">
            <w:r w:rsidRPr="00782458">
              <w:rPr>
                <w:rStyle w:val="Hyperlink"/>
                <w:noProof/>
              </w:rPr>
              <w:t>Data and Variables</w:t>
            </w:r>
            <w:r w:rsidRPr="00782458">
              <w:rPr>
                <w:rStyle w:val="Hyperlink"/>
                <w:noProof/>
                <w:shd w:val="clear" w:color="auto" w:fill="FFFFFF"/>
              </w:rPr>
              <w:t>.</w:t>
            </w:r>
            <w:r>
              <w:rPr>
                <w:noProof/>
                <w:webHidden/>
              </w:rPr>
              <w:tab/>
            </w:r>
            <w:r>
              <w:rPr>
                <w:noProof/>
                <w:webHidden/>
              </w:rPr>
              <w:fldChar w:fldCharType="begin"/>
            </w:r>
            <w:r>
              <w:rPr>
                <w:noProof/>
                <w:webHidden/>
              </w:rPr>
              <w:instrText xml:space="preserve"> PAGEREF _Toc39510134 \h </w:instrText>
            </w:r>
            <w:r>
              <w:rPr>
                <w:noProof/>
                <w:webHidden/>
              </w:rPr>
            </w:r>
            <w:r>
              <w:rPr>
                <w:noProof/>
                <w:webHidden/>
              </w:rPr>
              <w:fldChar w:fldCharType="separate"/>
            </w:r>
            <w:r>
              <w:rPr>
                <w:noProof/>
                <w:webHidden/>
              </w:rPr>
              <w:t>13</w:t>
            </w:r>
            <w:r>
              <w:rPr>
                <w:noProof/>
                <w:webHidden/>
              </w:rPr>
              <w:fldChar w:fldCharType="end"/>
            </w:r>
          </w:hyperlink>
        </w:p>
        <w:p w14:paraId="54C5A53B" w14:textId="158B665D" w:rsidR="0044150A" w:rsidRDefault="0044150A">
          <w:pPr>
            <w:pStyle w:val="TOC1"/>
            <w:tabs>
              <w:tab w:val="right" w:leader="dot" w:pos="9350"/>
            </w:tabs>
            <w:rPr>
              <w:noProof/>
              <w:sz w:val="22"/>
              <w:szCs w:val="22"/>
            </w:rPr>
          </w:pPr>
          <w:hyperlink w:anchor="_Toc39510135" w:history="1">
            <w:r w:rsidRPr="00782458">
              <w:rPr>
                <w:rStyle w:val="Hyperlink"/>
                <w:rFonts w:eastAsiaTheme="minorHAnsi"/>
                <w:noProof/>
              </w:rPr>
              <w:t>Statistical Methods.</w:t>
            </w:r>
            <w:r>
              <w:rPr>
                <w:noProof/>
                <w:webHidden/>
              </w:rPr>
              <w:tab/>
            </w:r>
            <w:r>
              <w:rPr>
                <w:noProof/>
                <w:webHidden/>
              </w:rPr>
              <w:fldChar w:fldCharType="begin"/>
            </w:r>
            <w:r>
              <w:rPr>
                <w:noProof/>
                <w:webHidden/>
              </w:rPr>
              <w:instrText xml:space="preserve"> PAGEREF _Toc39510135 \h </w:instrText>
            </w:r>
            <w:r>
              <w:rPr>
                <w:noProof/>
                <w:webHidden/>
              </w:rPr>
            </w:r>
            <w:r>
              <w:rPr>
                <w:noProof/>
                <w:webHidden/>
              </w:rPr>
              <w:fldChar w:fldCharType="separate"/>
            </w:r>
            <w:r>
              <w:rPr>
                <w:noProof/>
                <w:webHidden/>
              </w:rPr>
              <w:t>15</w:t>
            </w:r>
            <w:r>
              <w:rPr>
                <w:noProof/>
                <w:webHidden/>
              </w:rPr>
              <w:fldChar w:fldCharType="end"/>
            </w:r>
          </w:hyperlink>
        </w:p>
        <w:p w14:paraId="3D60B767" w14:textId="2EEFCA4C" w:rsidR="0044150A" w:rsidRDefault="0044150A">
          <w:pPr>
            <w:pStyle w:val="TOC1"/>
            <w:tabs>
              <w:tab w:val="right" w:leader="dot" w:pos="9350"/>
            </w:tabs>
            <w:rPr>
              <w:noProof/>
              <w:sz w:val="22"/>
              <w:szCs w:val="22"/>
            </w:rPr>
          </w:pPr>
          <w:hyperlink w:anchor="_Toc39510136" w:history="1">
            <w:r w:rsidRPr="00782458">
              <w:rPr>
                <w:rStyle w:val="Hyperlink"/>
                <w:noProof/>
                <w:shd w:val="clear" w:color="auto" w:fill="FFFFFF"/>
              </w:rPr>
              <w:t>Findings.</w:t>
            </w:r>
            <w:r>
              <w:rPr>
                <w:noProof/>
                <w:webHidden/>
              </w:rPr>
              <w:tab/>
            </w:r>
            <w:r>
              <w:rPr>
                <w:noProof/>
                <w:webHidden/>
              </w:rPr>
              <w:fldChar w:fldCharType="begin"/>
            </w:r>
            <w:r>
              <w:rPr>
                <w:noProof/>
                <w:webHidden/>
              </w:rPr>
              <w:instrText xml:space="preserve"> PAGEREF _Toc39510136 \h </w:instrText>
            </w:r>
            <w:r>
              <w:rPr>
                <w:noProof/>
                <w:webHidden/>
              </w:rPr>
            </w:r>
            <w:r>
              <w:rPr>
                <w:noProof/>
                <w:webHidden/>
              </w:rPr>
              <w:fldChar w:fldCharType="separate"/>
            </w:r>
            <w:r>
              <w:rPr>
                <w:noProof/>
                <w:webHidden/>
              </w:rPr>
              <w:t>16</w:t>
            </w:r>
            <w:r>
              <w:rPr>
                <w:noProof/>
                <w:webHidden/>
              </w:rPr>
              <w:fldChar w:fldCharType="end"/>
            </w:r>
          </w:hyperlink>
        </w:p>
        <w:p w14:paraId="4268C4A2" w14:textId="247D2D08" w:rsidR="0044150A" w:rsidRDefault="0044150A">
          <w:pPr>
            <w:pStyle w:val="TOC2"/>
            <w:tabs>
              <w:tab w:val="right" w:leader="dot" w:pos="9350"/>
            </w:tabs>
            <w:rPr>
              <w:noProof/>
              <w:sz w:val="22"/>
              <w:szCs w:val="22"/>
            </w:rPr>
          </w:pPr>
          <w:hyperlink w:anchor="_Toc39510137" w:history="1">
            <w:r w:rsidRPr="00782458">
              <w:rPr>
                <w:rStyle w:val="Hyperlink"/>
                <w:noProof/>
              </w:rPr>
              <w:t>CDC Wonder.</w:t>
            </w:r>
            <w:r>
              <w:rPr>
                <w:noProof/>
                <w:webHidden/>
              </w:rPr>
              <w:tab/>
            </w:r>
            <w:r>
              <w:rPr>
                <w:noProof/>
                <w:webHidden/>
              </w:rPr>
              <w:fldChar w:fldCharType="begin"/>
            </w:r>
            <w:r>
              <w:rPr>
                <w:noProof/>
                <w:webHidden/>
              </w:rPr>
              <w:instrText xml:space="preserve"> PAGEREF _Toc39510137 \h </w:instrText>
            </w:r>
            <w:r>
              <w:rPr>
                <w:noProof/>
                <w:webHidden/>
              </w:rPr>
            </w:r>
            <w:r>
              <w:rPr>
                <w:noProof/>
                <w:webHidden/>
              </w:rPr>
              <w:fldChar w:fldCharType="separate"/>
            </w:r>
            <w:r>
              <w:rPr>
                <w:noProof/>
                <w:webHidden/>
              </w:rPr>
              <w:t>16</w:t>
            </w:r>
            <w:r>
              <w:rPr>
                <w:noProof/>
                <w:webHidden/>
              </w:rPr>
              <w:fldChar w:fldCharType="end"/>
            </w:r>
          </w:hyperlink>
        </w:p>
        <w:p w14:paraId="484C4900" w14:textId="7BD117AF" w:rsidR="0044150A" w:rsidRDefault="0044150A">
          <w:pPr>
            <w:pStyle w:val="TOC2"/>
            <w:tabs>
              <w:tab w:val="right" w:leader="dot" w:pos="9350"/>
            </w:tabs>
            <w:rPr>
              <w:noProof/>
              <w:sz w:val="22"/>
              <w:szCs w:val="22"/>
            </w:rPr>
          </w:pPr>
          <w:hyperlink w:anchor="_Toc39510138" w:history="1">
            <w:r w:rsidRPr="00782458">
              <w:rPr>
                <w:rStyle w:val="Hyperlink"/>
                <w:noProof/>
              </w:rPr>
              <w:t>CDC Mortality Multiple Cause-of-Death Flat File – 2018.</w:t>
            </w:r>
            <w:r>
              <w:rPr>
                <w:noProof/>
                <w:webHidden/>
              </w:rPr>
              <w:tab/>
            </w:r>
            <w:r>
              <w:rPr>
                <w:noProof/>
                <w:webHidden/>
              </w:rPr>
              <w:fldChar w:fldCharType="begin"/>
            </w:r>
            <w:r>
              <w:rPr>
                <w:noProof/>
                <w:webHidden/>
              </w:rPr>
              <w:instrText xml:space="preserve"> PAGEREF _Toc39510138 \h </w:instrText>
            </w:r>
            <w:r>
              <w:rPr>
                <w:noProof/>
                <w:webHidden/>
              </w:rPr>
            </w:r>
            <w:r>
              <w:rPr>
                <w:noProof/>
                <w:webHidden/>
              </w:rPr>
              <w:fldChar w:fldCharType="separate"/>
            </w:r>
            <w:r>
              <w:rPr>
                <w:noProof/>
                <w:webHidden/>
              </w:rPr>
              <w:t>33</w:t>
            </w:r>
            <w:r>
              <w:rPr>
                <w:noProof/>
                <w:webHidden/>
              </w:rPr>
              <w:fldChar w:fldCharType="end"/>
            </w:r>
          </w:hyperlink>
        </w:p>
        <w:p w14:paraId="31997026" w14:textId="752E8A04" w:rsidR="0044150A" w:rsidRDefault="0044150A">
          <w:pPr>
            <w:pStyle w:val="TOC1"/>
            <w:tabs>
              <w:tab w:val="right" w:leader="dot" w:pos="9350"/>
            </w:tabs>
            <w:rPr>
              <w:noProof/>
              <w:sz w:val="22"/>
              <w:szCs w:val="22"/>
            </w:rPr>
          </w:pPr>
          <w:hyperlink w:anchor="_Toc39510139" w:history="1">
            <w:r w:rsidRPr="00782458">
              <w:rPr>
                <w:rStyle w:val="Hyperlink"/>
                <w:noProof/>
                <w:shd w:val="clear" w:color="auto" w:fill="FFFFFF"/>
              </w:rPr>
              <w:t>References.</w:t>
            </w:r>
            <w:r>
              <w:rPr>
                <w:noProof/>
                <w:webHidden/>
              </w:rPr>
              <w:tab/>
            </w:r>
            <w:r>
              <w:rPr>
                <w:noProof/>
                <w:webHidden/>
              </w:rPr>
              <w:fldChar w:fldCharType="begin"/>
            </w:r>
            <w:r>
              <w:rPr>
                <w:noProof/>
                <w:webHidden/>
              </w:rPr>
              <w:instrText xml:space="preserve"> PAGEREF _Toc39510139 \h </w:instrText>
            </w:r>
            <w:r>
              <w:rPr>
                <w:noProof/>
                <w:webHidden/>
              </w:rPr>
            </w:r>
            <w:r>
              <w:rPr>
                <w:noProof/>
                <w:webHidden/>
              </w:rPr>
              <w:fldChar w:fldCharType="separate"/>
            </w:r>
            <w:r>
              <w:rPr>
                <w:noProof/>
                <w:webHidden/>
              </w:rPr>
              <w:t>33</w:t>
            </w:r>
            <w:r>
              <w:rPr>
                <w:noProof/>
                <w:webHidden/>
              </w:rPr>
              <w:fldChar w:fldCharType="end"/>
            </w:r>
          </w:hyperlink>
        </w:p>
        <w:p w14:paraId="6B621B8F" w14:textId="4EA9C6FE" w:rsidR="00093ACB" w:rsidRDefault="00093ACB">
          <w:r>
            <w:rPr>
              <w:b/>
              <w:bCs/>
              <w:noProof/>
            </w:rPr>
            <w:fldChar w:fldCharType="end"/>
          </w:r>
        </w:p>
      </w:sdtContent>
    </w:sdt>
    <w:p w14:paraId="759E1596" w14:textId="27B2B021" w:rsidR="00093ACB" w:rsidRDefault="00197B74" w:rsidP="00093ACB">
      <w:pPr>
        <w:pStyle w:val="Heading1"/>
        <w:rPr>
          <w:sz w:val="32"/>
          <w:szCs w:val="32"/>
        </w:rPr>
      </w:pPr>
      <w:bookmarkStart w:id="0" w:name="_Toc39510130"/>
      <w:r w:rsidRPr="00391264">
        <w:lastRenderedPageBreak/>
        <w:t>Abstract</w:t>
      </w:r>
      <w:r w:rsidRPr="00391264">
        <w:rPr>
          <w:sz w:val="32"/>
          <w:szCs w:val="32"/>
        </w:rPr>
        <w:t>.</w:t>
      </w:r>
      <w:bookmarkEnd w:id="0"/>
      <w:r w:rsidRPr="00391264">
        <w:rPr>
          <w:sz w:val="32"/>
          <w:szCs w:val="32"/>
        </w:rPr>
        <w:t xml:space="preserve"> </w:t>
      </w:r>
    </w:p>
    <w:p w14:paraId="653856B6" w14:textId="77777777" w:rsidR="00093ACB" w:rsidRPr="00093ACB" w:rsidRDefault="00093ACB" w:rsidP="00093ACB"/>
    <w:p w14:paraId="107E5E37" w14:textId="12FC254F" w:rsidR="006647FA" w:rsidRDefault="001C256F" w:rsidP="006647FA">
      <w:pPr>
        <w:pStyle w:val="ListParagraph"/>
        <w:ind w:left="0" w:firstLine="450"/>
        <w:rPr>
          <w:rFonts w:ascii="Times New Roman" w:hAnsi="Times New Roman" w:cs="Times New Roman"/>
          <w:sz w:val="24"/>
          <w:szCs w:val="24"/>
        </w:rPr>
      </w:pPr>
      <w:r w:rsidRPr="00487E1F">
        <w:rPr>
          <w:rFonts w:ascii="Times New Roman" w:hAnsi="Times New Roman" w:cs="Times New Roman"/>
          <w:sz w:val="24"/>
          <w:szCs w:val="24"/>
        </w:rPr>
        <w:t xml:space="preserve">Suicide is </w:t>
      </w:r>
      <w:r w:rsidR="000522FC">
        <w:rPr>
          <w:rFonts w:ascii="Times New Roman" w:hAnsi="Times New Roman" w:cs="Times New Roman"/>
          <w:sz w:val="24"/>
          <w:szCs w:val="24"/>
        </w:rPr>
        <w:t xml:space="preserve">an important issue not only for the families affected by it directly, but for the society as whole. </w:t>
      </w:r>
      <w:r w:rsidR="00706C1A">
        <w:rPr>
          <w:rFonts w:ascii="Times New Roman" w:hAnsi="Times New Roman" w:cs="Times New Roman"/>
          <w:sz w:val="24"/>
          <w:szCs w:val="24"/>
        </w:rPr>
        <w:t xml:space="preserve">The sign of seriousness of </w:t>
      </w:r>
      <w:r w:rsidR="006647FA">
        <w:rPr>
          <w:rFonts w:ascii="Times New Roman" w:hAnsi="Times New Roman" w:cs="Times New Roman"/>
          <w:sz w:val="24"/>
          <w:szCs w:val="24"/>
        </w:rPr>
        <w:t>suicide is the fact that it</w:t>
      </w:r>
      <w:r w:rsidR="000522FC">
        <w:rPr>
          <w:rFonts w:ascii="Times New Roman" w:hAnsi="Times New Roman" w:cs="Times New Roman"/>
          <w:sz w:val="24"/>
          <w:szCs w:val="24"/>
        </w:rPr>
        <w:t xml:space="preserve"> is </w:t>
      </w:r>
      <w:r w:rsidRPr="00487E1F">
        <w:rPr>
          <w:rFonts w:ascii="Times New Roman" w:hAnsi="Times New Roman" w:cs="Times New Roman"/>
          <w:sz w:val="24"/>
          <w:szCs w:val="24"/>
        </w:rPr>
        <w:t>one of the top 10 causes</w:t>
      </w:r>
      <w:ins w:id="1" w:author="O'Connor" w:date="2020-03-17T13:44:00Z">
        <w:r w:rsidR="004A330F">
          <w:rPr>
            <w:rFonts w:ascii="Times New Roman" w:hAnsi="Times New Roman" w:cs="Times New Roman"/>
            <w:sz w:val="24"/>
            <w:szCs w:val="24"/>
          </w:rPr>
          <w:t xml:space="preserve"> </w:t>
        </w:r>
      </w:ins>
      <w:del w:id="2" w:author="O'Connor" w:date="2020-03-17T13:44:00Z">
        <w:r w:rsidRPr="00487E1F" w:rsidDel="004A330F">
          <w:rPr>
            <w:rFonts w:ascii="Times New Roman" w:hAnsi="Times New Roman" w:cs="Times New Roman"/>
            <w:sz w:val="24"/>
            <w:szCs w:val="24"/>
          </w:rPr>
          <w:delText xml:space="preserve"> </w:delText>
        </w:r>
      </w:del>
      <w:r w:rsidRPr="00487E1F">
        <w:rPr>
          <w:rFonts w:ascii="Times New Roman" w:hAnsi="Times New Roman" w:cs="Times New Roman"/>
          <w:sz w:val="24"/>
          <w:szCs w:val="24"/>
        </w:rPr>
        <w:t>of death in USA</w:t>
      </w:r>
      <w:r w:rsidR="001629F2">
        <w:rPr>
          <w:rFonts w:ascii="Times New Roman" w:hAnsi="Times New Roman" w:cs="Times New Roman"/>
          <w:sz w:val="24"/>
          <w:szCs w:val="24"/>
        </w:rPr>
        <w:t xml:space="preserve"> </w:t>
      </w:r>
      <w:sdt>
        <w:sdtPr>
          <w:rPr>
            <w:rFonts w:ascii="Times New Roman" w:hAnsi="Times New Roman" w:cs="Times New Roman"/>
            <w:sz w:val="24"/>
            <w:szCs w:val="24"/>
          </w:rPr>
          <w:id w:val="217248999"/>
          <w:citation/>
        </w:sdtPr>
        <w:sdtContent>
          <w:r w:rsidR="00D03966">
            <w:rPr>
              <w:rFonts w:ascii="Times New Roman" w:hAnsi="Times New Roman" w:cs="Times New Roman"/>
              <w:sz w:val="24"/>
              <w:szCs w:val="24"/>
            </w:rPr>
            <w:fldChar w:fldCharType="begin"/>
          </w:r>
          <w:r w:rsidR="00D36DD1">
            <w:rPr>
              <w:rFonts w:ascii="Times New Roman" w:hAnsi="Times New Roman" w:cs="Times New Roman"/>
              <w:sz w:val="24"/>
              <w:szCs w:val="24"/>
            </w:rPr>
            <w:instrText xml:space="preserve">CITATION Nat19 \l 1033 </w:instrText>
          </w:r>
          <w:r w:rsidR="00D03966">
            <w:rPr>
              <w:rFonts w:ascii="Times New Roman" w:hAnsi="Times New Roman" w:cs="Times New Roman"/>
              <w:sz w:val="24"/>
              <w:szCs w:val="24"/>
            </w:rPr>
            <w:fldChar w:fldCharType="separate"/>
          </w:r>
          <w:r w:rsidR="00D36DD1" w:rsidRPr="00D36DD1">
            <w:rPr>
              <w:rFonts w:ascii="Times New Roman" w:hAnsi="Times New Roman" w:cs="Times New Roman"/>
              <w:noProof/>
              <w:sz w:val="24"/>
              <w:szCs w:val="24"/>
            </w:rPr>
            <w:t>(National Institute of Mental Health, 2019)</w:t>
          </w:r>
          <w:r w:rsidR="00D03966">
            <w:rPr>
              <w:rFonts w:ascii="Times New Roman" w:hAnsi="Times New Roman" w:cs="Times New Roman"/>
              <w:sz w:val="24"/>
              <w:szCs w:val="24"/>
            </w:rPr>
            <w:fldChar w:fldCharType="end"/>
          </w:r>
        </w:sdtContent>
      </w:sdt>
      <w:r w:rsidRPr="00487E1F">
        <w:rPr>
          <w:rFonts w:ascii="Times New Roman" w:hAnsi="Times New Roman" w:cs="Times New Roman"/>
          <w:sz w:val="24"/>
          <w:szCs w:val="24"/>
        </w:rPr>
        <w:t xml:space="preserve">. </w:t>
      </w:r>
    </w:p>
    <w:p w14:paraId="5BDD0390" w14:textId="2C9672A9" w:rsidR="001C256F" w:rsidRPr="00487E1F" w:rsidRDefault="001C256F" w:rsidP="006647FA">
      <w:pPr>
        <w:pStyle w:val="ListParagraph"/>
        <w:ind w:left="0" w:firstLine="450"/>
        <w:rPr>
          <w:rFonts w:ascii="Times New Roman" w:hAnsi="Times New Roman" w:cs="Times New Roman"/>
          <w:sz w:val="24"/>
          <w:szCs w:val="24"/>
        </w:rPr>
      </w:pPr>
      <w:r w:rsidRPr="00487E1F">
        <w:rPr>
          <w:rFonts w:ascii="Times New Roman" w:hAnsi="Times New Roman" w:cs="Times New Roman"/>
          <w:sz w:val="24"/>
          <w:szCs w:val="24"/>
        </w:rPr>
        <w:t>The r</w:t>
      </w:r>
      <w:r w:rsidR="00197B74" w:rsidRPr="00487E1F">
        <w:rPr>
          <w:rFonts w:ascii="Times New Roman" w:hAnsi="Times New Roman" w:cs="Times New Roman"/>
          <w:sz w:val="24"/>
          <w:szCs w:val="24"/>
        </w:rPr>
        <w:t xml:space="preserve">ate of suicide is drastically </w:t>
      </w:r>
      <w:r w:rsidRPr="00487E1F">
        <w:rPr>
          <w:rFonts w:ascii="Times New Roman" w:hAnsi="Times New Roman" w:cs="Times New Roman"/>
          <w:sz w:val="24"/>
          <w:szCs w:val="24"/>
        </w:rPr>
        <w:t>varying</w:t>
      </w:r>
      <w:r w:rsidR="00197B74" w:rsidRPr="00487E1F">
        <w:rPr>
          <w:rFonts w:ascii="Times New Roman" w:hAnsi="Times New Roman" w:cs="Times New Roman"/>
          <w:sz w:val="24"/>
          <w:szCs w:val="24"/>
        </w:rPr>
        <w:t xml:space="preserve"> across space and time. </w:t>
      </w:r>
      <w:r w:rsidR="00170580" w:rsidRPr="00487E1F">
        <w:rPr>
          <w:rFonts w:ascii="Times New Roman" w:hAnsi="Times New Roman" w:cs="Times New Roman"/>
          <w:sz w:val="24"/>
          <w:szCs w:val="24"/>
        </w:rPr>
        <w:t>From time prospective, the r</w:t>
      </w:r>
      <w:r w:rsidR="00197B74" w:rsidRPr="00487E1F">
        <w:rPr>
          <w:rFonts w:ascii="Times New Roman" w:hAnsi="Times New Roman" w:cs="Times New Roman"/>
          <w:sz w:val="24"/>
          <w:szCs w:val="24"/>
        </w:rPr>
        <w:t xml:space="preserve">ates of suicide in USA increased from </w:t>
      </w:r>
      <w:r w:rsidRPr="00487E1F">
        <w:rPr>
          <w:rFonts w:ascii="Times New Roman" w:hAnsi="Times New Roman" w:cs="Times New Roman"/>
          <w:sz w:val="24"/>
          <w:szCs w:val="24"/>
        </w:rPr>
        <w:t>10.</w:t>
      </w:r>
      <w:r w:rsidR="00FC09D2">
        <w:rPr>
          <w:rFonts w:ascii="Times New Roman" w:hAnsi="Times New Roman" w:cs="Times New Roman"/>
          <w:sz w:val="24"/>
          <w:szCs w:val="24"/>
        </w:rPr>
        <w:t>7</w:t>
      </w:r>
      <w:r w:rsidRPr="00487E1F">
        <w:rPr>
          <w:rFonts w:ascii="Times New Roman" w:hAnsi="Times New Roman" w:cs="Times New Roman"/>
          <w:sz w:val="24"/>
          <w:szCs w:val="24"/>
        </w:rPr>
        <w:t xml:space="preserve"> in </w:t>
      </w:r>
      <w:r w:rsidR="00FC09D2">
        <w:rPr>
          <w:rFonts w:ascii="Times New Roman" w:hAnsi="Times New Roman" w:cs="Times New Roman"/>
          <w:sz w:val="24"/>
          <w:szCs w:val="24"/>
        </w:rPr>
        <w:t>2001</w:t>
      </w:r>
      <w:r w:rsidRPr="00487E1F">
        <w:rPr>
          <w:rFonts w:ascii="Times New Roman" w:hAnsi="Times New Roman" w:cs="Times New Roman"/>
          <w:sz w:val="24"/>
          <w:szCs w:val="24"/>
        </w:rPr>
        <w:t xml:space="preserve"> to 14</w:t>
      </w:r>
      <w:r w:rsidR="00FC09D2">
        <w:rPr>
          <w:rFonts w:ascii="Times New Roman" w:hAnsi="Times New Roman" w:cs="Times New Roman"/>
          <w:sz w:val="24"/>
          <w:szCs w:val="24"/>
        </w:rPr>
        <w:t>.0</w:t>
      </w:r>
      <w:r w:rsidRPr="00487E1F">
        <w:rPr>
          <w:rFonts w:ascii="Times New Roman" w:hAnsi="Times New Roman" w:cs="Times New Roman"/>
          <w:sz w:val="24"/>
          <w:szCs w:val="24"/>
        </w:rPr>
        <w:t xml:space="preserve"> in 201</w:t>
      </w:r>
      <w:r w:rsidR="00FC09D2">
        <w:rPr>
          <w:rFonts w:ascii="Times New Roman" w:hAnsi="Times New Roman" w:cs="Times New Roman"/>
          <w:sz w:val="24"/>
          <w:szCs w:val="24"/>
        </w:rPr>
        <w:t xml:space="preserve">7 </w:t>
      </w:r>
      <w:sdt>
        <w:sdtPr>
          <w:rPr>
            <w:rFonts w:ascii="Times New Roman" w:hAnsi="Times New Roman" w:cs="Times New Roman"/>
            <w:sz w:val="24"/>
            <w:szCs w:val="24"/>
          </w:rPr>
          <w:id w:val="-1797903290"/>
          <w:citation/>
        </w:sdtPr>
        <w:sdtContent>
          <w:r w:rsidR="00D36DD1">
            <w:rPr>
              <w:rFonts w:ascii="Times New Roman" w:hAnsi="Times New Roman" w:cs="Times New Roman"/>
              <w:sz w:val="24"/>
              <w:szCs w:val="24"/>
            </w:rPr>
            <w:fldChar w:fldCharType="begin"/>
          </w:r>
          <w:r w:rsidR="00D36DD1">
            <w:rPr>
              <w:rFonts w:ascii="Times New Roman" w:hAnsi="Times New Roman" w:cs="Times New Roman"/>
              <w:sz w:val="24"/>
              <w:szCs w:val="24"/>
            </w:rPr>
            <w:instrText xml:space="preserve"> CITATION Nat19 \l 1033 </w:instrText>
          </w:r>
          <w:r w:rsidR="00D36DD1">
            <w:rPr>
              <w:rFonts w:ascii="Times New Roman" w:hAnsi="Times New Roman" w:cs="Times New Roman"/>
              <w:sz w:val="24"/>
              <w:szCs w:val="24"/>
            </w:rPr>
            <w:fldChar w:fldCharType="separate"/>
          </w:r>
          <w:r w:rsidR="00D36DD1" w:rsidRPr="00D36DD1">
            <w:rPr>
              <w:rFonts w:ascii="Times New Roman" w:hAnsi="Times New Roman" w:cs="Times New Roman"/>
              <w:noProof/>
              <w:sz w:val="24"/>
              <w:szCs w:val="24"/>
            </w:rPr>
            <w:t>(National Institute of Mental Health, 2019)</w:t>
          </w:r>
          <w:r w:rsidR="00D36DD1">
            <w:rPr>
              <w:rFonts w:ascii="Times New Roman" w:hAnsi="Times New Roman" w:cs="Times New Roman"/>
              <w:sz w:val="24"/>
              <w:szCs w:val="24"/>
            </w:rPr>
            <w:fldChar w:fldCharType="end"/>
          </w:r>
        </w:sdtContent>
      </w:sdt>
      <w:r w:rsidRPr="00487E1F">
        <w:rPr>
          <w:rFonts w:ascii="Times New Roman" w:hAnsi="Times New Roman" w:cs="Times New Roman"/>
          <w:sz w:val="24"/>
          <w:szCs w:val="24"/>
        </w:rPr>
        <w:t xml:space="preserve">. Looking across states, we see </w:t>
      </w:r>
      <w:r w:rsidR="00170580" w:rsidRPr="00487E1F">
        <w:rPr>
          <w:rFonts w:ascii="Times New Roman" w:hAnsi="Times New Roman" w:cs="Times New Roman"/>
          <w:sz w:val="24"/>
          <w:szCs w:val="24"/>
        </w:rPr>
        <w:t xml:space="preserve">the broad range of </w:t>
      </w:r>
      <w:r w:rsidRPr="00487E1F">
        <w:rPr>
          <w:rFonts w:ascii="Times New Roman" w:hAnsi="Times New Roman" w:cs="Times New Roman"/>
          <w:sz w:val="24"/>
          <w:szCs w:val="24"/>
        </w:rPr>
        <w:t>rate</w:t>
      </w:r>
      <w:r w:rsidR="00170580" w:rsidRPr="00487E1F">
        <w:rPr>
          <w:rFonts w:ascii="Times New Roman" w:hAnsi="Times New Roman" w:cs="Times New Roman"/>
          <w:sz w:val="24"/>
          <w:szCs w:val="24"/>
        </w:rPr>
        <w:t>s: from</w:t>
      </w:r>
      <w:r w:rsidRPr="00487E1F">
        <w:rPr>
          <w:rFonts w:ascii="Times New Roman" w:hAnsi="Times New Roman" w:cs="Times New Roman"/>
          <w:sz w:val="24"/>
          <w:szCs w:val="24"/>
        </w:rPr>
        <w:t xml:space="preserve"> 8.3 in New Jersey </w:t>
      </w:r>
      <w:r w:rsidR="00170580" w:rsidRPr="00487E1F">
        <w:rPr>
          <w:rFonts w:ascii="Times New Roman" w:hAnsi="Times New Roman" w:cs="Times New Roman"/>
          <w:sz w:val="24"/>
          <w:szCs w:val="24"/>
        </w:rPr>
        <w:t>to</w:t>
      </w:r>
      <w:r w:rsidRPr="00487E1F">
        <w:rPr>
          <w:rFonts w:ascii="Times New Roman" w:hAnsi="Times New Roman" w:cs="Times New Roman"/>
          <w:sz w:val="24"/>
          <w:szCs w:val="24"/>
        </w:rPr>
        <w:t xml:space="preserve"> 25.2 in Wyoming</w:t>
      </w:r>
      <w:r w:rsidR="00CA35D2">
        <w:rPr>
          <w:rFonts w:ascii="Times New Roman" w:hAnsi="Times New Roman" w:cs="Times New Roman"/>
          <w:sz w:val="24"/>
          <w:szCs w:val="24"/>
        </w:rPr>
        <w:t xml:space="preserve"> </w:t>
      </w:r>
      <w:sdt>
        <w:sdtPr>
          <w:rPr>
            <w:rFonts w:ascii="Times New Roman" w:hAnsi="Times New Roman" w:cs="Times New Roman"/>
            <w:sz w:val="24"/>
            <w:szCs w:val="24"/>
          </w:rPr>
          <w:id w:val="-475148019"/>
          <w:citation/>
        </w:sdtPr>
        <w:sdtContent>
          <w:r w:rsidR="00CA35D2">
            <w:rPr>
              <w:rFonts w:ascii="Times New Roman" w:hAnsi="Times New Roman" w:cs="Times New Roman"/>
              <w:sz w:val="24"/>
              <w:szCs w:val="24"/>
            </w:rPr>
            <w:fldChar w:fldCharType="begin"/>
          </w:r>
          <w:r w:rsidR="00CA35D2">
            <w:rPr>
              <w:rFonts w:ascii="Times New Roman" w:hAnsi="Times New Roman" w:cs="Times New Roman"/>
              <w:sz w:val="24"/>
              <w:szCs w:val="24"/>
            </w:rPr>
            <w:instrText xml:space="preserve"> CITATION CDC20 \l 1033 </w:instrText>
          </w:r>
          <w:r w:rsidR="00CA35D2">
            <w:rPr>
              <w:rFonts w:ascii="Times New Roman" w:hAnsi="Times New Roman" w:cs="Times New Roman"/>
              <w:sz w:val="24"/>
              <w:szCs w:val="24"/>
            </w:rPr>
            <w:fldChar w:fldCharType="separate"/>
          </w:r>
          <w:r w:rsidR="00CA35D2" w:rsidRPr="00CA35D2">
            <w:rPr>
              <w:rFonts w:ascii="Times New Roman" w:hAnsi="Times New Roman" w:cs="Times New Roman"/>
              <w:noProof/>
              <w:sz w:val="24"/>
              <w:szCs w:val="24"/>
            </w:rPr>
            <w:t>(CDC, 2020)</w:t>
          </w:r>
          <w:r w:rsidR="00CA35D2">
            <w:rPr>
              <w:rFonts w:ascii="Times New Roman" w:hAnsi="Times New Roman" w:cs="Times New Roman"/>
              <w:sz w:val="24"/>
              <w:szCs w:val="24"/>
            </w:rPr>
            <w:fldChar w:fldCharType="end"/>
          </w:r>
        </w:sdtContent>
      </w:sdt>
      <w:r w:rsidR="00CA35D2">
        <w:rPr>
          <w:rFonts w:ascii="Times New Roman" w:hAnsi="Times New Roman" w:cs="Times New Roman"/>
          <w:sz w:val="24"/>
          <w:szCs w:val="24"/>
        </w:rPr>
        <w:t>. I</w:t>
      </w:r>
      <w:r w:rsidRPr="00487E1F">
        <w:rPr>
          <w:rFonts w:ascii="Times New Roman" w:hAnsi="Times New Roman" w:cs="Times New Roman"/>
          <w:sz w:val="24"/>
          <w:szCs w:val="24"/>
        </w:rPr>
        <w:t>n addition, suicide rates vary across gender, age, and race</w:t>
      </w:r>
      <w:r w:rsidR="00720546">
        <w:rPr>
          <w:rFonts w:ascii="Times New Roman" w:hAnsi="Times New Roman" w:cs="Times New Roman"/>
          <w:sz w:val="24"/>
          <w:szCs w:val="24"/>
        </w:rPr>
        <w:t xml:space="preserve"> </w:t>
      </w:r>
      <w:sdt>
        <w:sdtPr>
          <w:rPr>
            <w:rFonts w:ascii="Times New Roman" w:hAnsi="Times New Roman" w:cs="Times New Roman"/>
            <w:sz w:val="24"/>
            <w:szCs w:val="24"/>
          </w:rPr>
          <w:id w:val="2010248800"/>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Spi00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(Spicer, 2000)</w:t>
          </w:r>
          <w:r w:rsidR="00F77AEF">
            <w:rPr>
              <w:rFonts w:ascii="Times New Roman" w:hAnsi="Times New Roman" w:cs="Times New Roman"/>
              <w:sz w:val="24"/>
              <w:szCs w:val="24"/>
            </w:rPr>
            <w:fldChar w:fldCharType="end"/>
          </w:r>
        </w:sdtContent>
      </w:sdt>
      <w:r w:rsidRPr="00487E1F">
        <w:rPr>
          <w:rFonts w:ascii="Times New Roman" w:hAnsi="Times New Roman" w:cs="Times New Roman"/>
          <w:sz w:val="24"/>
          <w:szCs w:val="24"/>
        </w:rPr>
        <w:t xml:space="preserve">. Looking outside of USA, rates across of different countries </w:t>
      </w:r>
      <w:r w:rsidR="00170580" w:rsidRPr="00487E1F">
        <w:rPr>
          <w:rFonts w:ascii="Times New Roman" w:hAnsi="Times New Roman" w:cs="Times New Roman"/>
          <w:sz w:val="24"/>
          <w:szCs w:val="24"/>
        </w:rPr>
        <w:t xml:space="preserve">are in broad range as well. Increases in suicide rates across of time and geographical outliers resulted in society looking deeper in the causes behind </w:t>
      </w:r>
      <w:r w:rsidR="006647FA">
        <w:rPr>
          <w:rFonts w:ascii="Times New Roman" w:hAnsi="Times New Roman" w:cs="Times New Roman"/>
          <w:sz w:val="24"/>
          <w:szCs w:val="24"/>
        </w:rPr>
        <w:t>them</w:t>
      </w:r>
      <w:r w:rsidR="00170580" w:rsidRPr="00487E1F">
        <w:rPr>
          <w:rFonts w:ascii="Times New Roman" w:hAnsi="Times New Roman" w:cs="Times New Roman"/>
          <w:sz w:val="24"/>
          <w:szCs w:val="24"/>
        </w:rPr>
        <w:t>.</w:t>
      </w:r>
      <w:r w:rsidR="00487E1F">
        <w:rPr>
          <w:rFonts w:ascii="Times New Roman" w:hAnsi="Times New Roman" w:cs="Times New Roman"/>
          <w:sz w:val="24"/>
          <w:szCs w:val="24"/>
        </w:rPr>
        <w:t xml:space="preserve"> These causes are complex: mental disorders, substance abuse, and social factors as </w:t>
      </w:r>
      <w:r w:rsidR="006647FA">
        <w:rPr>
          <w:rFonts w:ascii="Times New Roman" w:hAnsi="Times New Roman" w:cs="Times New Roman"/>
          <w:sz w:val="24"/>
          <w:szCs w:val="24"/>
        </w:rPr>
        <w:t xml:space="preserve">well as </w:t>
      </w:r>
      <w:r w:rsidR="00487E1F">
        <w:rPr>
          <w:rFonts w:ascii="Times New Roman" w:hAnsi="Times New Roman" w:cs="Times New Roman"/>
          <w:sz w:val="24"/>
          <w:szCs w:val="24"/>
        </w:rPr>
        <w:t>financial troubles.</w:t>
      </w:r>
    </w:p>
    <w:p w14:paraId="69C2BDBE" w14:textId="148372C4" w:rsidR="000522FC" w:rsidRDefault="006647FA" w:rsidP="006647FA">
      <w:pPr>
        <w:pStyle w:val="ListParagraph"/>
        <w:ind w:left="0" w:firstLine="450"/>
        <w:rPr>
          <w:rFonts w:ascii="Times New Roman" w:hAnsi="Times New Roman" w:cs="Times New Roman"/>
          <w:sz w:val="24"/>
          <w:szCs w:val="24"/>
        </w:rPr>
      </w:pPr>
      <w:r>
        <w:rPr>
          <w:rFonts w:ascii="Times New Roman" w:hAnsi="Times New Roman" w:cs="Times New Roman"/>
          <w:sz w:val="24"/>
          <w:szCs w:val="24"/>
        </w:rPr>
        <w:t>This</w:t>
      </w:r>
      <w:r w:rsidR="001C256F" w:rsidRPr="00487E1F">
        <w:rPr>
          <w:rFonts w:ascii="Times New Roman" w:hAnsi="Times New Roman" w:cs="Times New Roman"/>
          <w:sz w:val="24"/>
          <w:szCs w:val="24"/>
        </w:rPr>
        <w:t xml:space="preserve"> paper </w:t>
      </w:r>
      <w:r>
        <w:rPr>
          <w:rFonts w:ascii="Times New Roman" w:hAnsi="Times New Roman" w:cs="Times New Roman"/>
          <w:sz w:val="24"/>
          <w:szCs w:val="24"/>
        </w:rPr>
        <w:t>explores</w:t>
      </w:r>
      <w:r w:rsidR="001C256F" w:rsidRPr="00487E1F">
        <w:rPr>
          <w:rFonts w:ascii="Times New Roman" w:hAnsi="Times New Roman" w:cs="Times New Roman"/>
          <w:sz w:val="24"/>
          <w:szCs w:val="24"/>
        </w:rPr>
        <w:t xml:space="preserve"> variables </w:t>
      </w:r>
      <w:r>
        <w:rPr>
          <w:rFonts w:ascii="Times New Roman" w:hAnsi="Times New Roman" w:cs="Times New Roman"/>
          <w:sz w:val="24"/>
          <w:szCs w:val="24"/>
        </w:rPr>
        <w:t xml:space="preserve">that </w:t>
      </w:r>
      <w:r w:rsidR="001C256F" w:rsidRPr="00487E1F">
        <w:rPr>
          <w:rFonts w:ascii="Times New Roman" w:hAnsi="Times New Roman" w:cs="Times New Roman"/>
          <w:sz w:val="24"/>
          <w:szCs w:val="24"/>
        </w:rPr>
        <w:t>correlat</w:t>
      </w:r>
      <w:r>
        <w:rPr>
          <w:rFonts w:ascii="Times New Roman" w:hAnsi="Times New Roman" w:cs="Times New Roman"/>
          <w:sz w:val="24"/>
          <w:szCs w:val="24"/>
        </w:rPr>
        <w:t>e</w:t>
      </w:r>
      <w:r w:rsidR="001C256F" w:rsidRPr="00487E1F">
        <w:rPr>
          <w:rFonts w:ascii="Times New Roman" w:hAnsi="Times New Roman" w:cs="Times New Roman"/>
          <w:sz w:val="24"/>
          <w:szCs w:val="24"/>
        </w:rPr>
        <w:t xml:space="preserve"> with </w:t>
      </w:r>
      <w:r w:rsidR="00252176">
        <w:rPr>
          <w:rFonts w:ascii="Times New Roman" w:hAnsi="Times New Roman" w:cs="Times New Roman"/>
          <w:sz w:val="24"/>
          <w:szCs w:val="24"/>
        </w:rPr>
        <w:t xml:space="preserve">increases/decreases in suicide rates. It looks at </w:t>
      </w:r>
      <w:r>
        <w:rPr>
          <w:rFonts w:ascii="Times New Roman" w:hAnsi="Times New Roman" w:cs="Times New Roman"/>
          <w:sz w:val="24"/>
          <w:szCs w:val="24"/>
        </w:rPr>
        <w:t xml:space="preserve">the </w:t>
      </w:r>
      <w:r w:rsidR="00252176">
        <w:rPr>
          <w:rFonts w:ascii="Times New Roman" w:hAnsi="Times New Roman" w:cs="Times New Roman"/>
          <w:sz w:val="24"/>
          <w:szCs w:val="24"/>
        </w:rPr>
        <w:t>behavior of the rates both across time and space. Specifically, from year 1999 to 2018. Geographically, the paper compares different USA states. It asks important questions, such as what factors play a role in suicide and can these factors be managed?</w:t>
      </w:r>
    </w:p>
    <w:p w14:paraId="2539D882" w14:textId="17304BC2" w:rsidR="003A280E" w:rsidRDefault="003A280E" w:rsidP="00391264">
      <w:pPr>
        <w:pStyle w:val="ListParagraph"/>
        <w:ind w:left="270" w:firstLine="360"/>
        <w:rPr>
          <w:rFonts w:ascii="Times New Roman" w:hAnsi="Times New Roman" w:cs="Times New Roman"/>
          <w:sz w:val="24"/>
          <w:szCs w:val="24"/>
        </w:rPr>
      </w:pPr>
    </w:p>
    <w:p w14:paraId="32D71A28" w14:textId="011351B8" w:rsidR="00093ACB" w:rsidRDefault="00093ACB" w:rsidP="00391264">
      <w:pPr>
        <w:pStyle w:val="ListParagraph"/>
        <w:ind w:left="270" w:firstLine="360"/>
        <w:rPr>
          <w:rFonts w:ascii="Times New Roman" w:hAnsi="Times New Roman" w:cs="Times New Roman"/>
          <w:sz w:val="24"/>
          <w:szCs w:val="24"/>
        </w:rPr>
      </w:pPr>
    </w:p>
    <w:p w14:paraId="5D32A382" w14:textId="32AA7DB5" w:rsidR="00093ACB" w:rsidRDefault="00093ACB" w:rsidP="00391264">
      <w:pPr>
        <w:pStyle w:val="ListParagraph"/>
        <w:ind w:left="270" w:firstLine="360"/>
        <w:rPr>
          <w:rFonts w:ascii="Times New Roman" w:hAnsi="Times New Roman" w:cs="Times New Roman"/>
          <w:sz w:val="24"/>
          <w:szCs w:val="24"/>
        </w:rPr>
      </w:pPr>
    </w:p>
    <w:p w14:paraId="51A55900" w14:textId="608ECE9D" w:rsidR="00093ACB" w:rsidRDefault="00093ACB" w:rsidP="00391264">
      <w:pPr>
        <w:pStyle w:val="ListParagraph"/>
        <w:ind w:left="270" w:firstLine="360"/>
        <w:rPr>
          <w:rFonts w:ascii="Times New Roman" w:hAnsi="Times New Roman" w:cs="Times New Roman"/>
          <w:sz w:val="24"/>
          <w:szCs w:val="24"/>
        </w:rPr>
      </w:pPr>
    </w:p>
    <w:p w14:paraId="6199458F" w14:textId="3217B5B8" w:rsidR="00093ACB" w:rsidRDefault="00093ACB" w:rsidP="00391264">
      <w:pPr>
        <w:pStyle w:val="ListParagraph"/>
        <w:ind w:left="270" w:firstLine="360"/>
        <w:rPr>
          <w:rFonts w:ascii="Times New Roman" w:hAnsi="Times New Roman" w:cs="Times New Roman"/>
          <w:sz w:val="24"/>
          <w:szCs w:val="24"/>
        </w:rPr>
      </w:pPr>
    </w:p>
    <w:p w14:paraId="52A31FE5" w14:textId="6B7132B5" w:rsidR="00093ACB" w:rsidRDefault="00093ACB" w:rsidP="00391264">
      <w:pPr>
        <w:pStyle w:val="ListParagraph"/>
        <w:ind w:left="270" w:firstLine="360"/>
        <w:rPr>
          <w:rFonts w:ascii="Times New Roman" w:hAnsi="Times New Roman" w:cs="Times New Roman"/>
          <w:sz w:val="24"/>
          <w:szCs w:val="24"/>
        </w:rPr>
      </w:pPr>
    </w:p>
    <w:p w14:paraId="6682FD5D" w14:textId="21ED7451" w:rsidR="00252472" w:rsidRDefault="000522FC" w:rsidP="00093ACB">
      <w:pPr>
        <w:pStyle w:val="Heading1"/>
      </w:pPr>
      <w:bookmarkStart w:id="3" w:name="_Toc39510131"/>
      <w:r w:rsidRPr="006647FA">
        <w:lastRenderedPageBreak/>
        <w:t>Introduction.</w:t>
      </w:r>
      <w:bookmarkEnd w:id="3"/>
    </w:p>
    <w:p w14:paraId="2D940192" w14:textId="77777777" w:rsidR="00093ACB" w:rsidRPr="00093ACB" w:rsidRDefault="00093ACB" w:rsidP="00093ACB"/>
    <w:p w14:paraId="2226E535" w14:textId="3FC9B339" w:rsidR="000E33C7" w:rsidRDefault="00A43AFA"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Suicide is very deadly phenomena</w:t>
      </w:r>
      <w:r w:rsidR="000E33C7">
        <w:rPr>
          <w:rFonts w:ascii="Times New Roman" w:hAnsi="Times New Roman" w:cs="Times New Roman"/>
          <w:sz w:val="24"/>
          <w:szCs w:val="24"/>
        </w:rPr>
        <w:t xml:space="preserve"> in absolute and in relative numbers</w:t>
      </w:r>
      <w:r>
        <w:rPr>
          <w:rFonts w:ascii="Times New Roman" w:hAnsi="Times New Roman" w:cs="Times New Roman"/>
          <w:sz w:val="24"/>
          <w:szCs w:val="24"/>
        </w:rPr>
        <w:t>. In 2018, it killed 4</w:t>
      </w:r>
      <w:r w:rsidR="00860F19">
        <w:rPr>
          <w:rFonts w:ascii="Times New Roman" w:hAnsi="Times New Roman" w:cs="Times New Roman"/>
          <w:sz w:val="24"/>
          <w:szCs w:val="24"/>
        </w:rPr>
        <w:t>7</w:t>
      </w:r>
      <w:r>
        <w:rPr>
          <w:rFonts w:ascii="Times New Roman" w:hAnsi="Times New Roman" w:cs="Times New Roman"/>
          <w:sz w:val="24"/>
          <w:szCs w:val="24"/>
        </w:rPr>
        <w:t>,</w:t>
      </w:r>
      <w:r w:rsidR="00860F19">
        <w:rPr>
          <w:rFonts w:ascii="Times New Roman" w:hAnsi="Times New Roman" w:cs="Times New Roman"/>
          <w:sz w:val="24"/>
          <w:szCs w:val="24"/>
        </w:rPr>
        <w:t>173</w:t>
      </w:r>
      <w:r>
        <w:rPr>
          <w:rFonts w:ascii="Times New Roman" w:hAnsi="Times New Roman" w:cs="Times New Roman"/>
          <w:sz w:val="24"/>
          <w:szCs w:val="24"/>
        </w:rPr>
        <w:t xml:space="preserve"> Americans</w:t>
      </w:r>
      <w:r w:rsidR="00860F19">
        <w:rPr>
          <w:rFonts w:ascii="Times New Roman" w:hAnsi="Times New Roman" w:cs="Times New Roman"/>
          <w:sz w:val="24"/>
          <w:szCs w:val="24"/>
        </w:rPr>
        <w:t xml:space="preserve"> </w:t>
      </w:r>
      <w:sdt>
        <w:sdtPr>
          <w:rPr>
            <w:rFonts w:ascii="Times New Roman" w:hAnsi="Times New Roman" w:cs="Times New Roman"/>
            <w:sz w:val="24"/>
            <w:szCs w:val="24"/>
          </w:rPr>
          <w:id w:val="731574563"/>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Nat19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(National Institute of Mental Health, 2019)</w:t>
          </w:r>
          <w:r w:rsidR="00F77AEF">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 around the world it kills </w:t>
      </w:r>
      <w:r w:rsidR="00860F19">
        <w:rPr>
          <w:rFonts w:ascii="Times New Roman" w:hAnsi="Times New Roman" w:cs="Times New Roman"/>
          <w:sz w:val="24"/>
          <w:szCs w:val="24"/>
        </w:rPr>
        <w:t>over 800 thousand</w:t>
      </w:r>
      <w:r w:rsidR="000E33C7">
        <w:rPr>
          <w:rFonts w:ascii="Times New Roman" w:hAnsi="Times New Roman" w:cs="Times New Roman"/>
          <w:sz w:val="24"/>
          <w:szCs w:val="24"/>
        </w:rPr>
        <w:t xml:space="preserve"> per year</w:t>
      </w:r>
      <w:r w:rsidR="00253628">
        <w:rPr>
          <w:rFonts w:ascii="Times New Roman" w:hAnsi="Times New Roman" w:cs="Times New Roman"/>
          <w:sz w:val="24"/>
          <w:szCs w:val="24"/>
        </w:rPr>
        <w:t>, which translates in 1.5% of all people dying from suicide</w:t>
      </w:r>
      <w:r w:rsidR="00F77AEF">
        <w:rPr>
          <w:rFonts w:ascii="Times New Roman" w:hAnsi="Times New Roman" w:cs="Times New Roman"/>
          <w:sz w:val="24"/>
          <w:szCs w:val="24"/>
        </w:rPr>
        <w:t xml:space="preserve"> </w:t>
      </w:r>
      <w:sdt>
        <w:sdtPr>
          <w:rPr>
            <w:rFonts w:ascii="Times New Roman" w:hAnsi="Times New Roman" w:cs="Times New Roman"/>
            <w:sz w:val="24"/>
            <w:szCs w:val="24"/>
          </w:rPr>
          <w:id w:val="-1341082455"/>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BMJ19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(BMJ, 2019)</w:t>
          </w:r>
          <w:r w:rsidR="00F77AEF">
            <w:rPr>
              <w:rFonts w:ascii="Times New Roman" w:hAnsi="Times New Roman" w:cs="Times New Roman"/>
              <w:sz w:val="24"/>
              <w:szCs w:val="24"/>
            </w:rPr>
            <w:fldChar w:fldCharType="end"/>
          </w:r>
        </w:sdtContent>
      </w:sdt>
      <w:r w:rsidR="00253628">
        <w:rPr>
          <w:rFonts w:ascii="Times New Roman" w:hAnsi="Times New Roman" w:cs="Times New Roman"/>
          <w:sz w:val="24"/>
          <w:szCs w:val="24"/>
        </w:rPr>
        <w:t xml:space="preserve">. </w:t>
      </w:r>
      <w:r w:rsidR="000E33C7">
        <w:rPr>
          <w:rFonts w:ascii="Times New Roman" w:hAnsi="Times New Roman" w:cs="Times New Roman"/>
          <w:sz w:val="24"/>
          <w:szCs w:val="24"/>
        </w:rPr>
        <w:t>Suicide is the 10</w:t>
      </w:r>
      <w:r w:rsidR="000E33C7" w:rsidRPr="000E33C7">
        <w:rPr>
          <w:rFonts w:ascii="Times New Roman" w:hAnsi="Times New Roman" w:cs="Times New Roman"/>
          <w:sz w:val="24"/>
          <w:szCs w:val="24"/>
          <w:vertAlign w:val="superscript"/>
        </w:rPr>
        <w:t>th</w:t>
      </w:r>
      <w:r w:rsidR="000E33C7">
        <w:rPr>
          <w:rFonts w:ascii="Times New Roman" w:hAnsi="Times New Roman" w:cs="Times New Roman"/>
          <w:sz w:val="24"/>
          <w:szCs w:val="24"/>
        </w:rPr>
        <w:t xml:space="preserve"> leading cause of death in USA</w:t>
      </w:r>
      <w:r w:rsidR="00860F19">
        <w:rPr>
          <w:rFonts w:ascii="Times New Roman" w:hAnsi="Times New Roman" w:cs="Times New Roman"/>
          <w:sz w:val="24"/>
          <w:szCs w:val="24"/>
        </w:rPr>
        <w:t xml:space="preserve"> </w:t>
      </w:r>
      <w:sdt>
        <w:sdtPr>
          <w:rPr>
            <w:rFonts w:ascii="Times New Roman" w:hAnsi="Times New Roman" w:cs="Times New Roman"/>
            <w:sz w:val="24"/>
            <w:szCs w:val="24"/>
          </w:rPr>
          <w:id w:val="503092297"/>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Nat19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(National Institute of Mental Health, 2019)</w:t>
          </w:r>
          <w:r w:rsidR="00F77AEF">
            <w:rPr>
              <w:rFonts w:ascii="Times New Roman" w:hAnsi="Times New Roman" w:cs="Times New Roman"/>
              <w:sz w:val="24"/>
              <w:szCs w:val="24"/>
            </w:rPr>
            <w:fldChar w:fldCharType="end"/>
          </w:r>
        </w:sdtContent>
      </w:sdt>
      <w:r w:rsidR="00F77AEF">
        <w:rPr>
          <w:rFonts w:ascii="Times New Roman" w:hAnsi="Times New Roman" w:cs="Times New Roman"/>
          <w:sz w:val="24"/>
          <w:szCs w:val="24"/>
        </w:rPr>
        <w:t>.</w:t>
      </w:r>
    </w:p>
    <w:p w14:paraId="1E1EAC6B" w14:textId="7451F4D2" w:rsidR="0031256E" w:rsidRPr="00252472" w:rsidRDefault="00634743" w:rsidP="006647FA">
      <w:pPr>
        <w:pStyle w:val="ListParagraph"/>
        <w:ind w:left="0" w:firstLine="360"/>
        <w:rPr>
          <w:rFonts w:ascii="Times New Roman" w:hAnsi="Times New Roman" w:cs="Times New Roman"/>
          <w:sz w:val="24"/>
          <w:szCs w:val="24"/>
        </w:rPr>
      </w:pPr>
      <w:r w:rsidRPr="00252472">
        <w:rPr>
          <w:rFonts w:ascii="Times New Roman" w:hAnsi="Times New Roman" w:cs="Times New Roman"/>
          <w:sz w:val="24"/>
          <w:szCs w:val="24"/>
        </w:rPr>
        <w:t xml:space="preserve">The complicating factor in understanding the suicide is that its rate is not uniform across time, geography, and demographics. In all three aspects, it varies widely. </w:t>
      </w:r>
    </w:p>
    <w:p w14:paraId="7CBE824C" w14:textId="1CB23099" w:rsidR="008415A2" w:rsidRPr="008415A2" w:rsidRDefault="0031256E" w:rsidP="00860F19">
      <w:pPr>
        <w:ind w:firstLine="360"/>
        <w:rPr>
          <w:rFonts w:ascii="Times New Roman" w:hAnsi="Times New Roman" w:cs="Times New Roman"/>
          <w:sz w:val="24"/>
          <w:szCs w:val="24"/>
        </w:rPr>
      </w:pPr>
      <w:r>
        <w:rPr>
          <w:rFonts w:ascii="Times New Roman" w:hAnsi="Times New Roman" w:cs="Times New Roman"/>
          <w:sz w:val="24"/>
          <w:szCs w:val="24"/>
        </w:rPr>
        <w:t xml:space="preserve">Chronologically, </w:t>
      </w:r>
      <w:r w:rsidR="00DC649A" w:rsidRPr="00BE6B55">
        <w:rPr>
          <w:rFonts w:ascii="Times New Roman" w:hAnsi="Times New Roman" w:cs="Times New Roman"/>
          <w:sz w:val="24"/>
          <w:szCs w:val="24"/>
        </w:rPr>
        <w:t xml:space="preserve">USA had a favorable suicide rate in comparison to Western European countries, however it started to change somewhere in </w:t>
      </w:r>
      <w:r w:rsidR="008415A2">
        <w:rPr>
          <w:rFonts w:ascii="Times New Roman" w:hAnsi="Times New Roman" w:cs="Times New Roman"/>
          <w:sz w:val="24"/>
          <w:szCs w:val="24"/>
        </w:rPr>
        <w:t>late</w:t>
      </w:r>
      <w:r w:rsidR="00DC649A" w:rsidRPr="00BE6B55">
        <w:rPr>
          <w:rFonts w:ascii="Times New Roman" w:hAnsi="Times New Roman" w:cs="Times New Roman"/>
          <w:sz w:val="24"/>
          <w:szCs w:val="24"/>
        </w:rPr>
        <w:t xml:space="preserve"> 2000s. USA rate went up, while in the European countries it either dropped or stabilized</w:t>
      </w:r>
      <w:r w:rsidR="00860F19">
        <w:rPr>
          <w:rFonts w:ascii="Times New Roman" w:hAnsi="Times New Roman" w:cs="Times New Roman"/>
          <w:sz w:val="24"/>
          <w:szCs w:val="24"/>
        </w:rPr>
        <w:t xml:space="preserve"> </w:t>
      </w:r>
      <w:sdt>
        <w:sdtPr>
          <w:rPr>
            <w:rFonts w:ascii="Times New Roman" w:hAnsi="Times New Roman" w:cs="Times New Roman"/>
            <w:sz w:val="24"/>
            <w:szCs w:val="24"/>
          </w:rPr>
          <w:id w:val="-931669499"/>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Gui16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(Guillaume, 2016)</w:t>
          </w:r>
          <w:r w:rsidR="00F77AEF">
            <w:rPr>
              <w:rFonts w:ascii="Times New Roman" w:hAnsi="Times New Roman" w:cs="Times New Roman"/>
              <w:sz w:val="24"/>
              <w:szCs w:val="24"/>
            </w:rPr>
            <w:fldChar w:fldCharType="end"/>
          </w:r>
        </w:sdtContent>
      </w:sdt>
      <w:r w:rsidR="00DC649A" w:rsidRPr="00BE6B55">
        <w:rPr>
          <w:rFonts w:ascii="Times New Roman" w:hAnsi="Times New Roman" w:cs="Times New Roman"/>
          <w:sz w:val="24"/>
          <w:szCs w:val="24"/>
        </w:rPr>
        <w:t xml:space="preserve">. </w:t>
      </w:r>
      <w:r w:rsidR="008415A2" w:rsidRPr="008415A2">
        <w:rPr>
          <w:rFonts w:ascii="Times New Roman" w:hAnsi="Times New Roman" w:cs="Times New Roman"/>
          <w:sz w:val="24"/>
          <w:szCs w:val="24"/>
        </w:rPr>
        <w:t xml:space="preserve">As American Foundation </w:t>
      </w:r>
      <w:sdt>
        <w:sdtPr>
          <w:rPr>
            <w:rFonts w:ascii="Times New Roman" w:hAnsi="Times New Roman" w:cs="Times New Roman"/>
            <w:sz w:val="24"/>
            <w:szCs w:val="24"/>
          </w:rPr>
          <w:id w:val="2098212236"/>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Jia20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(Xu, 2020)</w:t>
          </w:r>
          <w:r w:rsidR="00F77AEF">
            <w:rPr>
              <w:rFonts w:ascii="Times New Roman" w:hAnsi="Times New Roman" w:cs="Times New Roman"/>
              <w:sz w:val="24"/>
              <w:szCs w:val="24"/>
            </w:rPr>
            <w:fldChar w:fldCharType="end"/>
          </w:r>
        </w:sdtContent>
      </w:sdt>
      <w:r w:rsidR="008415A2" w:rsidRPr="008415A2">
        <w:rPr>
          <w:rFonts w:ascii="Times New Roman" w:hAnsi="Times New Roman" w:cs="Times New Roman"/>
          <w:sz w:val="24"/>
          <w:szCs w:val="24"/>
        </w:rPr>
        <w:t>for Suicide’s chart shows, there was a steady increase in rates since 2008</w:t>
      </w:r>
      <w:sdt>
        <w:sdtPr>
          <w:rPr>
            <w:rFonts w:ascii="Times New Roman" w:hAnsi="Times New Roman" w:cs="Times New Roman"/>
            <w:sz w:val="24"/>
            <w:szCs w:val="24"/>
          </w:rPr>
          <w:id w:val="-1785034874"/>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AFS \l 1033 </w:instrText>
          </w:r>
          <w:r w:rsidR="00F77AEF">
            <w:rPr>
              <w:rFonts w:ascii="Times New Roman" w:hAnsi="Times New Roman" w:cs="Times New Roman"/>
              <w:sz w:val="24"/>
              <w:szCs w:val="24"/>
            </w:rPr>
            <w:fldChar w:fldCharType="separate"/>
          </w:r>
          <w:r w:rsidR="00F77AEF">
            <w:rPr>
              <w:rFonts w:ascii="Times New Roman" w:hAnsi="Times New Roman" w:cs="Times New Roman"/>
              <w:noProof/>
              <w:sz w:val="24"/>
              <w:szCs w:val="24"/>
            </w:rPr>
            <w:t xml:space="preserve"> </w:t>
          </w:r>
          <w:r w:rsidR="00F77AEF" w:rsidRPr="00F77AEF">
            <w:rPr>
              <w:rFonts w:ascii="Times New Roman" w:hAnsi="Times New Roman" w:cs="Times New Roman"/>
              <w:noProof/>
              <w:sz w:val="24"/>
              <w:szCs w:val="24"/>
            </w:rPr>
            <w:t>(AFSP, n.d.)</w:t>
          </w:r>
          <w:r w:rsidR="00F77AEF">
            <w:rPr>
              <w:rFonts w:ascii="Times New Roman" w:hAnsi="Times New Roman" w:cs="Times New Roman"/>
              <w:sz w:val="24"/>
              <w:szCs w:val="24"/>
            </w:rPr>
            <w:fldChar w:fldCharType="end"/>
          </w:r>
        </w:sdtContent>
      </w:sdt>
      <w:r w:rsidR="008415A2" w:rsidRPr="008415A2">
        <w:rPr>
          <w:rFonts w:ascii="Times New Roman" w:hAnsi="Times New Roman" w:cs="Times New Roman"/>
          <w:sz w:val="24"/>
          <w:szCs w:val="24"/>
        </w:rPr>
        <w:t>:</w:t>
      </w:r>
      <w:r w:rsidR="008415A2">
        <w:rPr>
          <w:noProof/>
        </w:rPr>
        <w:drawing>
          <wp:inline distT="0" distB="0" distL="0" distR="0" wp14:anchorId="36754506" wp14:editId="77EBFFC0">
            <wp:extent cx="5943600" cy="3403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14:paraId="2BB73A70" w14:textId="7E2F96DC" w:rsidR="006647FA" w:rsidRDefault="0031256E" w:rsidP="00960B54">
      <w:pPr>
        <w:ind w:firstLine="270"/>
        <w:jc w:val="both"/>
        <w:rPr>
          <w:rFonts w:ascii="Times New Roman" w:hAnsi="Times New Roman" w:cs="Times New Roman"/>
          <w:sz w:val="24"/>
          <w:szCs w:val="24"/>
        </w:rPr>
      </w:pPr>
      <w:r w:rsidRPr="006647FA">
        <w:rPr>
          <w:rFonts w:ascii="Times New Roman" w:hAnsi="Times New Roman" w:cs="Times New Roman"/>
          <w:sz w:val="24"/>
          <w:szCs w:val="24"/>
        </w:rPr>
        <w:lastRenderedPageBreak/>
        <w:t xml:space="preserve">The latest available data for 2018 shows that suicide </w:t>
      </w:r>
      <w:r w:rsidR="00960B54">
        <w:rPr>
          <w:rFonts w:ascii="Times New Roman" w:hAnsi="Times New Roman" w:cs="Times New Roman"/>
          <w:sz w:val="24"/>
          <w:szCs w:val="24"/>
        </w:rPr>
        <w:t xml:space="preserve">mortality </w:t>
      </w:r>
      <w:r w:rsidRPr="006647FA">
        <w:rPr>
          <w:rFonts w:ascii="Times New Roman" w:hAnsi="Times New Roman" w:cs="Times New Roman"/>
          <w:sz w:val="24"/>
          <w:szCs w:val="24"/>
        </w:rPr>
        <w:t>rate continue</w:t>
      </w:r>
      <w:r w:rsidR="00960B54">
        <w:rPr>
          <w:rFonts w:ascii="Times New Roman" w:hAnsi="Times New Roman" w:cs="Times New Roman"/>
          <w:sz w:val="24"/>
          <w:szCs w:val="24"/>
        </w:rPr>
        <w:t>s</w:t>
      </w:r>
      <w:r w:rsidRPr="006647FA">
        <w:rPr>
          <w:rFonts w:ascii="Times New Roman" w:hAnsi="Times New Roman" w:cs="Times New Roman"/>
          <w:sz w:val="24"/>
          <w:szCs w:val="24"/>
        </w:rPr>
        <w:t xml:space="preserve"> to climb</w:t>
      </w:r>
      <w:r w:rsidR="00960B54">
        <w:rPr>
          <w:rFonts w:ascii="Times New Roman" w:hAnsi="Times New Roman" w:cs="Times New Roman"/>
          <w:sz w:val="24"/>
          <w:szCs w:val="24"/>
        </w:rPr>
        <w:t>. It increased 1.4% to 14.2</w:t>
      </w:r>
      <w:r w:rsidR="00860F19">
        <w:rPr>
          <w:rFonts w:ascii="Times New Roman" w:hAnsi="Times New Roman" w:cs="Times New Roman"/>
          <w:sz w:val="24"/>
          <w:szCs w:val="24"/>
        </w:rPr>
        <w:t xml:space="preserve"> </w:t>
      </w:r>
      <w:sdt>
        <w:sdtPr>
          <w:rPr>
            <w:rFonts w:ascii="Times New Roman" w:hAnsi="Times New Roman" w:cs="Times New Roman"/>
            <w:sz w:val="24"/>
            <w:szCs w:val="24"/>
          </w:rPr>
          <w:id w:val="-1988630518"/>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Jia20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(Xu, 2020)</w:t>
          </w:r>
          <w:r w:rsidR="00F77AEF">
            <w:rPr>
              <w:rFonts w:ascii="Times New Roman" w:hAnsi="Times New Roman" w:cs="Times New Roman"/>
              <w:sz w:val="24"/>
              <w:szCs w:val="24"/>
            </w:rPr>
            <w:fldChar w:fldCharType="end"/>
          </w:r>
        </w:sdtContent>
      </w:sdt>
      <w:r w:rsidRPr="006647FA">
        <w:rPr>
          <w:rFonts w:ascii="Times New Roman" w:hAnsi="Times New Roman" w:cs="Times New Roman"/>
          <w:sz w:val="24"/>
          <w:szCs w:val="24"/>
        </w:rPr>
        <w:t>.</w:t>
      </w:r>
    </w:p>
    <w:p w14:paraId="4E445DD1" w14:textId="5CE33F07" w:rsidR="00BB3F07" w:rsidRDefault="0031256E" w:rsidP="006647FA">
      <w:pPr>
        <w:ind w:firstLine="270"/>
        <w:jc w:val="both"/>
        <w:rPr>
          <w:rFonts w:ascii="Times New Roman" w:hAnsi="Times New Roman" w:cs="Times New Roman"/>
          <w:sz w:val="24"/>
          <w:szCs w:val="24"/>
        </w:rPr>
      </w:pPr>
      <w:r>
        <w:rPr>
          <w:rFonts w:ascii="Times New Roman" w:hAnsi="Times New Roman" w:cs="Times New Roman"/>
          <w:sz w:val="24"/>
          <w:szCs w:val="24"/>
        </w:rPr>
        <w:t>Geographically, w</w:t>
      </w:r>
      <w:r w:rsidR="00DC649A" w:rsidRPr="00BE6B55">
        <w:rPr>
          <w:rFonts w:ascii="Times New Roman" w:hAnsi="Times New Roman" w:cs="Times New Roman"/>
          <w:sz w:val="24"/>
          <w:szCs w:val="24"/>
        </w:rPr>
        <w:t xml:space="preserve">hile the rate increase affected </w:t>
      </w:r>
      <w:r w:rsidR="0077077A">
        <w:rPr>
          <w:rFonts w:ascii="Times New Roman" w:hAnsi="Times New Roman" w:cs="Times New Roman"/>
          <w:sz w:val="24"/>
          <w:szCs w:val="24"/>
        </w:rPr>
        <w:t>almost every</w:t>
      </w:r>
      <w:r w:rsidR="00DC649A" w:rsidRPr="00BE6B55">
        <w:rPr>
          <w:rFonts w:ascii="Times New Roman" w:hAnsi="Times New Roman" w:cs="Times New Roman"/>
          <w:sz w:val="24"/>
          <w:szCs w:val="24"/>
        </w:rPr>
        <w:t xml:space="preserve"> state, some states got affected disproportionately. </w:t>
      </w:r>
      <w:r w:rsidR="0059267C">
        <w:rPr>
          <w:rFonts w:ascii="Times New Roman" w:hAnsi="Times New Roman" w:cs="Times New Roman"/>
          <w:sz w:val="24"/>
          <w:szCs w:val="24"/>
        </w:rPr>
        <w:t xml:space="preserve">For instance, in Vermont suicide rates increased sharply – 84%, while in Nevada the rates dropped </w:t>
      </w:r>
      <w:r w:rsidR="0077077A">
        <w:rPr>
          <w:rFonts w:ascii="Times New Roman" w:hAnsi="Times New Roman" w:cs="Times New Roman"/>
          <w:sz w:val="24"/>
          <w:szCs w:val="24"/>
        </w:rPr>
        <w:t xml:space="preserve">2% since 1999 </w:t>
      </w:r>
      <w:sdt>
        <w:sdtPr>
          <w:rPr>
            <w:rFonts w:ascii="Times New Roman" w:hAnsi="Times New Roman" w:cs="Times New Roman"/>
            <w:sz w:val="24"/>
            <w:szCs w:val="24"/>
          </w:rPr>
          <w:id w:val="-2092294955"/>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CDC \l 1033 </w:instrText>
          </w:r>
          <w:r w:rsidR="00F77AEF">
            <w:rPr>
              <w:rFonts w:ascii="Times New Roman" w:hAnsi="Times New Roman" w:cs="Times New Roman"/>
              <w:sz w:val="24"/>
              <w:szCs w:val="24"/>
            </w:rPr>
            <w:fldChar w:fldCharType="separate"/>
          </w:r>
          <w:r w:rsidR="00F77AEF">
            <w:rPr>
              <w:rFonts w:ascii="Times New Roman" w:hAnsi="Times New Roman" w:cs="Times New Roman"/>
              <w:noProof/>
              <w:sz w:val="24"/>
              <w:szCs w:val="24"/>
            </w:rPr>
            <w:t xml:space="preserve"> </w:t>
          </w:r>
          <w:r w:rsidR="00F77AEF" w:rsidRPr="00F77AEF">
            <w:rPr>
              <w:rFonts w:ascii="Times New Roman" w:hAnsi="Times New Roman" w:cs="Times New Roman"/>
              <w:noProof/>
              <w:sz w:val="24"/>
              <w:szCs w:val="24"/>
            </w:rPr>
            <w:t>(CDC Wonder, n.d.)</w:t>
          </w:r>
          <w:r w:rsidR="00F77AEF">
            <w:rPr>
              <w:rFonts w:ascii="Times New Roman" w:hAnsi="Times New Roman" w:cs="Times New Roman"/>
              <w:sz w:val="24"/>
              <w:szCs w:val="24"/>
            </w:rPr>
            <w:fldChar w:fldCharType="end"/>
          </w:r>
        </w:sdtContent>
      </w:sdt>
      <w:r w:rsidR="00F77AEF">
        <w:rPr>
          <w:rFonts w:ascii="Times New Roman" w:hAnsi="Times New Roman" w:cs="Times New Roman"/>
          <w:sz w:val="24"/>
          <w:szCs w:val="24"/>
        </w:rPr>
        <w:t>.</w:t>
      </w:r>
    </w:p>
    <w:p w14:paraId="60768341" w14:textId="0B5EDCCC" w:rsidR="000522FC" w:rsidRDefault="0036603B" w:rsidP="006647FA">
      <w:pPr>
        <w:pStyle w:val="ListParagraph"/>
        <w:ind w:left="0" w:firstLine="270"/>
        <w:rPr>
          <w:rFonts w:ascii="Times New Roman" w:hAnsi="Times New Roman" w:cs="Times New Roman"/>
          <w:sz w:val="24"/>
          <w:szCs w:val="24"/>
        </w:rPr>
      </w:pPr>
      <w:r w:rsidRPr="00BE6B55">
        <w:rPr>
          <w:rFonts w:ascii="Times New Roman" w:hAnsi="Times New Roman" w:cs="Times New Roman"/>
          <w:sz w:val="24"/>
          <w:szCs w:val="24"/>
        </w:rPr>
        <w:t xml:space="preserve">It was long known that demographic factors correlate with suicide. Older people are more prone to suicide, as well as male. </w:t>
      </w:r>
      <w:r w:rsidR="0031256E">
        <w:rPr>
          <w:rFonts w:ascii="Times New Roman" w:hAnsi="Times New Roman" w:cs="Times New Roman"/>
          <w:sz w:val="24"/>
          <w:szCs w:val="24"/>
        </w:rPr>
        <w:t>White and Native Americans have higher rates</w:t>
      </w:r>
      <w:r w:rsidR="0077077A">
        <w:rPr>
          <w:rFonts w:ascii="Times New Roman" w:hAnsi="Times New Roman" w:cs="Times New Roman"/>
          <w:sz w:val="24"/>
          <w:szCs w:val="24"/>
        </w:rPr>
        <w:t xml:space="preserve"> </w:t>
      </w:r>
      <w:sdt>
        <w:sdtPr>
          <w:rPr>
            <w:rFonts w:ascii="Times New Roman" w:hAnsi="Times New Roman" w:cs="Times New Roman"/>
            <w:sz w:val="24"/>
            <w:szCs w:val="24"/>
          </w:rPr>
          <w:id w:val="1688950915"/>
          <w:citation/>
        </w:sdtPr>
        <w:sdtContent>
          <w:r w:rsidR="00F77AEF">
            <w:rPr>
              <w:rFonts w:ascii="Times New Roman" w:hAnsi="Times New Roman" w:cs="Times New Roman"/>
              <w:sz w:val="24"/>
              <w:szCs w:val="24"/>
            </w:rPr>
            <w:fldChar w:fldCharType="begin"/>
          </w:r>
          <w:r w:rsidR="00F77AEF">
            <w:rPr>
              <w:rFonts w:ascii="Times New Roman" w:hAnsi="Times New Roman" w:cs="Times New Roman"/>
              <w:sz w:val="24"/>
              <w:szCs w:val="24"/>
            </w:rPr>
            <w:instrText xml:space="preserve"> CITATION Spi00 \l 1033 </w:instrText>
          </w:r>
          <w:r w:rsidR="00F77AEF">
            <w:rPr>
              <w:rFonts w:ascii="Times New Roman" w:hAnsi="Times New Roman" w:cs="Times New Roman"/>
              <w:sz w:val="24"/>
              <w:szCs w:val="24"/>
            </w:rPr>
            <w:fldChar w:fldCharType="separate"/>
          </w:r>
          <w:r w:rsidR="00F77AEF" w:rsidRPr="00F77AEF">
            <w:rPr>
              <w:rFonts w:ascii="Times New Roman" w:hAnsi="Times New Roman" w:cs="Times New Roman"/>
              <w:noProof/>
              <w:sz w:val="24"/>
              <w:szCs w:val="24"/>
            </w:rPr>
            <w:t>(Spicer, 2000)</w:t>
          </w:r>
          <w:r w:rsidR="00F77AEF">
            <w:rPr>
              <w:rFonts w:ascii="Times New Roman" w:hAnsi="Times New Roman" w:cs="Times New Roman"/>
              <w:sz w:val="24"/>
              <w:szCs w:val="24"/>
            </w:rPr>
            <w:fldChar w:fldCharType="end"/>
          </w:r>
        </w:sdtContent>
      </w:sdt>
      <w:r w:rsidR="0031256E">
        <w:rPr>
          <w:rFonts w:ascii="Times New Roman" w:hAnsi="Times New Roman" w:cs="Times New Roman"/>
          <w:sz w:val="24"/>
          <w:szCs w:val="24"/>
        </w:rPr>
        <w:t xml:space="preserve">. </w:t>
      </w:r>
    </w:p>
    <w:p w14:paraId="725887DA" w14:textId="51C5CA57" w:rsidR="00BE6B55" w:rsidRDefault="00BE6B55" w:rsidP="006647FA">
      <w:pPr>
        <w:pStyle w:val="ListParagraph"/>
        <w:ind w:left="0" w:firstLine="270"/>
        <w:rPr>
          <w:rFonts w:ascii="Times New Roman" w:hAnsi="Times New Roman" w:cs="Times New Roman"/>
          <w:sz w:val="24"/>
          <w:szCs w:val="24"/>
        </w:rPr>
      </w:pPr>
      <w:r>
        <w:rPr>
          <w:rFonts w:ascii="Times New Roman" w:hAnsi="Times New Roman" w:cs="Times New Roman"/>
          <w:sz w:val="24"/>
          <w:szCs w:val="24"/>
        </w:rPr>
        <w:t>Another set of factors are mental as well as substance abuse</w:t>
      </w:r>
      <w:r w:rsidR="00A43AFA">
        <w:rPr>
          <w:rFonts w:ascii="Times New Roman" w:hAnsi="Times New Roman" w:cs="Times New Roman"/>
          <w:sz w:val="24"/>
          <w:szCs w:val="24"/>
        </w:rPr>
        <w:t xml:space="preserve"> </w:t>
      </w:r>
      <w:r>
        <w:rPr>
          <w:rFonts w:ascii="Times New Roman" w:hAnsi="Times New Roman" w:cs="Times New Roman"/>
          <w:sz w:val="24"/>
          <w:szCs w:val="24"/>
        </w:rPr>
        <w:t>dis</w:t>
      </w:r>
      <w:r w:rsidR="00DF0FAC">
        <w:rPr>
          <w:rFonts w:ascii="Times New Roman" w:hAnsi="Times New Roman" w:cs="Times New Roman"/>
          <w:sz w:val="24"/>
          <w:szCs w:val="24"/>
        </w:rPr>
        <w:t>orders</w:t>
      </w:r>
      <w:r>
        <w:rPr>
          <w:rFonts w:ascii="Times New Roman" w:hAnsi="Times New Roman" w:cs="Times New Roman"/>
          <w:sz w:val="24"/>
          <w:szCs w:val="24"/>
        </w:rPr>
        <w:t>: depression, bipolar, schizophrenia, alcohol and drug abuse</w:t>
      </w:r>
      <w:r w:rsidR="009A358A">
        <w:rPr>
          <w:rFonts w:ascii="Times New Roman" w:hAnsi="Times New Roman" w:cs="Times New Roman"/>
          <w:sz w:val="24"/>
          <w:szCs w:val="24"/>
        </w:rPr>
        <w:t xml:space="preserve"> </w:t>
      </w:r>
      <w:sdt>
        <w:sdtPr>
          <w:rPr>
            <w:rFonts w:ascii="Times New Roman" w:hAnsi="Times New Roman" w:cs="Times New Roman"/>
            <w:sz w:val="24"/>
            <w:szCs w:val="24"/>
          </w:rPr>
          <w:id w:val="-1685662871"/>
          <w:citation/>
        </w:sdtPr>
        <w:sdtContent>
          <w:r w:rsidR="009A358A">
            <w:rPr>
              <w:rFonts w:ascii="Times New Roman" w:hAnsi="Times New Roman" w:cs="Times New Roman"/>
              <w:sz w:val="24"/>
              <w:szCs w:val="24"/>
            </w:rPr>
            <w:fldChar w:fldCharType="begin"/>
          </w:r>
          <w:r w:rsidR="009A358A">
            <w:rPr>
              <w:rFonts w:ascii="Times New Roman" w:hAnsi="Times New Roman" w:cs="Times New Roman"/>
              <w:sz w:val="24"/>
              <w:szCs w:val="24"/>
            </w:rPr>
            <w:instrText xml:space="preserve"> CITATION Bra18 \l 1033 </w:instrText>
          </w:r>
          <w:r w:rsidR="009A358A">
            <w:rPr>
              <w:rFonts w:ascii="Times New Roman" w:hAnsi="Times New Roman" w:cs="Times New Roman"/>
              <w:sz w:val="24"/>
              <w:szCs w:val="24"/>
            </w:rPr>
            <w:fldChar w:fldCharType="separate"/>
          </w:r>
          <w:r w:rsidR="009A358A" w:rsidRPr="009A358A">
            <w:rPr>
              <w:rFonts w:ascii="Times New Roman" w:hAnsi="Times New Roman" w:cs="Times New Roman"/>
              <w:noProof/>
              <w:sz w:val="24"/>
              <w:szCs w:val="24"/>
            </w:rPr>
            <w:t>(Bradvik, 2018)</w:t>
          </w:r>
          <w:r w:rsidR="009A358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F0FAC">
        <w:rPr>
          <w:rFonts w:ascii="Times New Roman" w:hAnsi="Times New Roman" w:cs="Times New Roman"/>
          <w:sz w:val="24"/>
          <w:szCs w:val="24"/>
        </w:rPr>
        <w:t xml:space="preserve">Of interest are unhealthy behaviors, such as alcohol consumption, lack of physical exercises, </w:t>
      </w:r>
      <w:r w:rsidR="00AE7098">
        <w:rPr>
          <w:rFonts w:ascii="Times New Roman" w:hAnsi="Times New Roman" w:cs="Times New Roman"/>
          <w:sz w:val="24"/>
          <w:szCs w:val="24"/>
        </w:rPr>
        <w:t>lack of availability</w:t>
      </w:r>
      <w:r w:rsidR="00DF0FAC">
        <w:rPr>
          <w:rFonts w:ascii="Times New Roman" w:hAnsi="Times New Roman" w:cs="Times New Roman"/>
          <w:sz w:val="24"/>
          <w:szCs w:val="24"/>
        </w:rPr>
        <w:t xml:space="preserve"> of medical services, </w:t>
      </w:r>
      <w:r w:rsidR="00AE7098">
        <w:rPr>
          <w:rFonts w:ascii="Times New Roman" w:hAnsi="Times New Roman" w:cs="Times New Roman"/>
          <w:sz w:val="24"/>
          <w:szCs w:val="24"/>
        </w:rPr>
        <w:t xml:space="preserve">loneliness, availability of firearms, </w:t>
      </w:r>
      <w:r w:rsidR="00DF0FAC">
        <w:rPr>
          <w:rFonts w:ascii="Times New Roman" w:hAnsi="Times New Roman" w:cs="Times New Roman"/>
          <w:sz w:val="24"/>
          <w:szCs w:val="24"/>
        </w:rPr>
        <w:t>and sleep deprivatio</w:t>
      </w:r>
      <w:r w:rsidR="009A358A">
        <w:rPr>
          <w:rFonts w:ascii="Times New Roman" w:hAnsi="Times New Roman" w:cs="Times New Roman"/>
          <w:sz w:val="24"/>
          <w:szCs w:val="24"/>
        </w:rPr>
        <w:t xml:space="preserve">n </w:t>
      </w:r>
      <w:sdt>
        <w:sdtPr>
          <w:rPr>
            <w:rFonts w:ascii="Times New Roman" w:hAnsi="Times New Roman" w:cs="Times New Roman"/>
            <w:sz w:val="24"/>
            <w:szCs w:val="24"/>
          </w:rPr>
          <w:id w:val="-1662450817"/>
          <w:citation/>
        </w:sdtPr>
        <w:sdtContent>
          <w:r w:rsidR="00C3479B">
            <w:rPr>
              <w:rFonts w:ascii="Times New Roman" w:hAnsi="Times New Roman" w:cs="Times New Roman"/>
              <w:sz w:val="24"/>
              <w:szCs w:val="24"/>
            </w:rPr>
            <w:fldChar w:fldCharType="begin"/>
          </w:r>
          <w:r w:rsidR="00C3479B">
            <w:rPr>
              <w:rFonts w:ascii="Times New Roman" w:hAnsi="Times New Roman" w:cs="Times New Roman"/>
              <w:sz w:val="24"/>
              <w:szCs w:val="24"/>
            </w:rPr>
            <w:instrText xml:space="preserve"> CITATION Ber18 \l 1033 </w:instrText>
          </w:r>
          <w:r w:rsidR="00C3479B">
            <w:rPr>
              <w:rFonts w:ascii="Times New Roman" w:hAnsi="Times New Roman" w:cs="Times New Roman"/>
              <w:sz w:val="24"/>
              <w:szCs w:val="24"/>
            </w:rPr>
            <w:fldChar w:fldCharType="separate"/>
          </w:r>
          <w:r w:rsidR="00C3479B" w:rsidRPr="00C3479B">
            <w:rPr>
              <w:rFonts w:ascii="Times New Roman" w:hAnsi="Times New Roman" w:cs="Times New Roman"/>
              <w:noProof/>
              <w:sz w:val="24"/>
              <w:szCs w:val="24"/>
            </w:rPr>
            <w:t>(Berardelli, 2018)</w:t>
          </w:r>
          <w:r w:rsidR="00C3479B">
            <w:rPr>
              <w:rFonts w:ascii="Times New Roman" w:hAnsi="Times New Roman" w:cs="Times New Roman"/>
              <w:sz w:val="24"/>
              <w:szCs w:val="24"/>
            </w:rPr>
            <w:fldChar w:fldCharType="end"/>
          </w:r>
        </w:sdtContent>
      </w:sdt>
      <w:r w:rsidR="00C3705E">
        <w:rPr>
          <w:rFonts w:ascii="Times New Roman" w:hAnsi="Times New Roman" w:cs="Times New Roman"/>
          <w:sz w:val="24"/>
          <w:szCs w:val="24"/>
        </w:rPr>
        <w:t xml:space="preserve">. </w:t>
      </w:r>
      <w:r w:rsidR="00DF0FAC">
        <w:rPr>
          <w:rFonts w:ascii="Times New Roman" w:hAnsi="Times New Roman" w:cs="Times New Roman"/>
          <w:sz w:val="24"/>
          <w:szCs w:val="24"/>
        </w:rPr>
        <w:t xml:space="preserve">Then, we have stress factors, such as unemployment, </w:t>
      </w:r>
      <w:r w:rsidR="00AE7098">
        <w:rPr>
          <w:rFonts w:ascii="Times New Roman" w:hAnsi="Times New Roman" w:cs="Times New Roman"/>
          <w:sz w:val="24"/>
          <w:szCs w:val="24"/>
        </w:rPr>
        <w:t xml:space="preserve">poverty, </w:t>
      </w:r>
      <w:r w:rsidR="00DF0FAC">
        <w:rPr>
          <w:rFonts w:ascii="Times New Roman" w:hAnsi="Times New Roman" w:cs="Times New Roman"/>
          <w:sz w:val="24"/>
          <w:szCs w:val="24"/>
        </w:rPr>
        <w:t>relationship problems, and psychological traumas</w:t>
      </w:r>
      <w:r w:rsidR="00C3705E">
        <w:rPr>
          <w:rFonts w:ascii="Times New Roman" w:hAnsi="Times New Roman" w:cs="Times New Roman"/>
          <w:sz w:val="24"/>
          <w:szCs w:val="24"/>
        </w:rPr>
        <w:t xml:space="preserve"> </w:t>
      </w:r>
      <w:sdt>
        <w:sdtPr>
          <w:rPr>
            <w:rFonts w:ascii="Times New Roman" w:hAnsi="Times New Roman" w:cs="Times New Roman"/>
            <w:sz w:val="24"/>
            <w:szCs w:val="24"/>
          </w:rPr>
          <w:id w:val="-1753268729"/>
          <w:citation/>
        </w:sdtPr>
        <w:sdtContent>
          <w:r w:rsidR="009A358A">
            <w:rPr>
              <w:rFonts w:ascii="Times New Roman" w:hAnsi="Times New Roman" w:cs="Times New Roman"/>
              <w:sz w:val="24"/>
              <w:szCs w:val="24"/>
            </w:rPr>
            <w:fldChar w:fldCharType="begin"/>
          </w:r>
          <w:r w:rsidR="009A358A">
            <w:rPr>
              <w:rFonts w:ascii="Times New Roman" w:hAnsi="Times New Roman" w:cs="Times New Roman"/>
              <w:sz w:val="24"/>
              <w:szCs w:val="24"/>
            </w:rPr>
            <w:instrText xml:space="preserve"> CITATION Gra10 \l 1033 </w:instrText>
          </w:r>
          <w:r w:rsidR="009A358A">
            <w:rPr>
              <w:rFonts w:ascii="Times New Roman" w:hAnsi="Times New Roman" w:cs="Times New Roman"/>
              <w:sz w:val="24"/>
              <w:szCs w:val="24"/>
            </w:rPr>
            <w:fldChar w:fldCharType="separate"/>
          </w:r>
          <w:r w:rsidR="009A358A" w:rsidRPr="009A358A">
            <w:rPr>
              <w:rFonts w:ascii="Times New Roman" w:hAnsi="Times New Roman" w:cs="Times New Roman"/>
              <w:noProof/>
              <w:sz w:val="24"/>
              <w:szCs w:val="24"/>
            </w:rPr>
            <w:t>(Gradus, 2010)</w:t>
          </w:r>
          <w:r w:rsidR="009A358A">
            <w:rPr>
              <w:rFonts w:ascii="Times New Roman" w:hAnsi="Times New Roman" w:cs="Times New Roman"/>
              <w:sz w:val="24"/>
              <w:szCs w:val="24"/>
            </w:rPr>
            <w:fldChar w:fldCharType="end"/>
          </w:r>
        </w:sdtContent>
      </w:sdt>
      <w:r w:rsidR="00DF0FAC">
        <w:rPr>
          <w:rFonts w:ascii="Times New Roman" w:hAnsi="Times New Roman" w:cs="Times New Roman"/>
          <w:sz w:val="24"/>
          <w:szCs w:val="24"/>
        </w:rPr>
        <w:t>.</w:t>
      </w:r>
      <w:r w:rsidR="00253628">
        <w:rPr>
          <w:rFonts w:ascii="Times New Roman" w:hAnsi="Times New Roman" w:cs="Times New Roman"/>
          <w:sz w:val="24"/>
          <w:szCs w:val="24"/>
        </w:rPr>
        <w:t xml:space="preserve"> PTSD among </w:t>
      </w:r>
      <w:r w:rsidR="000210EC">
        <w:rPr>
          <w:rFonts w:ascii="Times New Roman" w:hAnsi="Times New Roman" w:cs="Times New Roman"/>
          <w:sz w:val="24"/>
          <w:szCs w:val="24"/>
        </w:rPr>
        <w:t xml:space="preserve">war veterans often leading to suicide is a serious problem in our society in </w:t>
      </w:r>
      <w:r w:rsidR="00845D71">
        <w:rPr>
          <w:rFonts w:ascii="Times New Roman" w:hAnsi="Times New Roman" w:cs="Times New Roman"/>
          <w:sz w:val="24"/>
          <w:szCs w:val="24"/>
        </w:rPr>
        <w:t xml:space="preserve">the </w:t>
      </w:r>
      <w:r w:rsidR="000210EC">
        <w:rPr>
          <w:rFonts w:ascii="Times New Roman" w:hAnsi="Times New Roman" w:cs="Times New Roman"/>
          <w:sz w:val="24"/>
          <w:szCs w:val="24"/>
        </w:rPr>
        <w:t>light of recent deployments in Middle East.</w:t>
      </w:r>
    </w:p>
    <w:p w14:paraId="2BD00C0F" w14:textId="2387958C" w:rsidR="00F641BD" w:rsidRDefault="00DF0FAC" w:rsidP="006647FA">
      <w:pPr>
        <w:ind w:firstLine="270"/>
        <w:rPr>
          <w:rFonts w:ascii="Times New Roman" w:hAnsi="Times New Roman" w:cs="Times New Roman"/>
          <w:sz w:val="24"/>
          <w:szCs w:val="24"/>
        </w:rPr>
      </w:pPr>
      <w:r w:rsidRPr="00DF0FAC">
        <w:rPr>
          <w:rFonts w:ascii="Times New Roman" w:hAnsi="Times New Roman" w:cs="Times New Roman"/>
          <w:sz w:val="24"/>
          <w:szCs w:val="24"/>
        </w:rPr>
        <w:t>Cultural factors can play a role as well</w:t>
      </w:r>
      <w:r>
        <w:rPr>
          <w:rFonts w:ascii="Times New Roman" w:hAnsi="Times New Roman" w:cs="Times New Roman"/>
          <w:sz w:val="24"/>
          <w:szCs w:val="24"/>
        </w:rPr>
        <w:t>, for instance,</w:t>
      </w:r>
      <w:r w:rsidRPr="00DF0FAC">
        <w:rPr>
          <w:rFonts w:ascii="Times New Roman" w:hAnsi="Times New Roman" w:cs="Times New Roman"/>
          <w:sz w:val="24"/>
          <w:szCs w:val="24"/>
        </w:rPr>
        <w:t xml:space="preserve"> </w:t>
      </w:r>
      <w:r>
        <w:rPr>
          <w:rFonts w:ascii="Times New Roman" w:hAnsi="Times New Roman" w:cs="Times New Roman"/>
          <w:sz w:val="24"/>
          <w:szCs w:val="24"/>
        </w:rPr>
        <w:t>acceptance suicide by society</w:t>
      </w:r>
      <w:r w:rsidR="006064CF">
        <w:rPr>
          <w:rFonts w:ascii="Times New Roman" w:hAnsi="Times New Roman" w:cs="Times New Roman"/>
          <w:sz w:val="24"/>
          <w:szCs w:val="24"/>
        </w:rPr>
        <w:t>.</w:t>
      </w:r>
      <w:r w:rsidR="00F641BD">
        <w:rPr>
          <w:rFonts w:ascii="Times New Roman" w:hAnsi="Times New Roman" w:cs="Times New Roman"/>
          <w:sz w:val="24"/>
          <w:szCs w:val="24"/>
        </w:rPr>
        <w:t xml:space="preserve"> And as our culture is rapidly changing, suicide rates might change as rapidly in any direction.</w:t>
      </w:r>
      <w:r w:rsidR="00253628">
        <w:rPr>
          <w:rFonts w:ascii="Times New Roman" w:hAnsi="Times New Roman" w:cs="Times New Roman"/>
          <w:sz w:val="24"/>
          <w:szCs w:val="24"/>
        </w:rPr>
        <w:t xml:space="preserve"> Family history of suicide sharply increase the risk for an individual.</w:t>
      </w:r>
    </w:p>
    <w:p w14:paraId="1260106D" w14:textId="4B91E7A7" w:rsidR="00D2209F" w:rsidRDefault="00F641BD" w:rsidP="006647FA">
      <w:pPr>
        <w:ind w:firstLine="270"/>
        <w:rPr>
          <w:rFonts w:ascii="Times New Roman" w:hAnsi="Times New Roman" w:cs="Times New Roman"/>
          <w:sz w:val="24"/>
          <w:szCs w:val="24"/>
        </w:rPr>
      </w:pPr>
      <w:r>
        <w:rPr>
          <w:rFonts w:ascii="Times New Roman" w:hAnsi="Times New Roman" w:cs="Times New Roman"/>
          <w:sz w:val="24"/>
          <w:szCs w:val="24"/>
        </w:rPr>
        <w:t>Another factor is residence: rural vs urban</w:t>
      </w:r>
      <w:r w:rsidR="00AC3C38">
        <w:rPr>
          <w:rFonts w:ascii="Times New Roman" w:hAnsi="Times New Roman" w:cs="Times New Roman"/>
          <w:sz w:val="24"/>
          <w:szCs w:val="24"/>
        </w:rPr>
        <w:t xml:space="preserve"> as </w:t>
      </w:r>
      <w:r w:rsidR="001334B9">
        <w:rPr>
          <w:rFonts w:ascii="Times New Roman" w:hAnsi="Times New Roman" w:cs="Times New Roman"/>
          <w:sz w:val="24"/>
          <w:szCs w:val="24"/>
        </w:rPr>
        <w:t>well as</w:t>
      </w:r>
      <w:r w:rsidR="00AC3C38">
        <w:rPr>
          <w:rFonts w:ascii="Times New Roman" w:hAnsi="Times New Roman" w:cs="Times New Roman"/>
          <w:sz w:val="24"/>
          <w:szCs w:val="24"/>
        </w:rPr>
        <w:t xml:space="preserve"> population density. People, who live in isolated</w:t>
      </w:r>
      <w:r w:rsidR="001334B9">
        <w:rPr>
          <w:rFonts w:ascii="Times New Roman" w:hAnsi="Times New Roman" w:cs="Times New Roman"/>
          <w:sz w:val="24"/>
          <w:szCs w:val="24"/>
        </w:rPr>
        <w:t>, low density</w:t>
      </w:r>
      <w:r w:rsidR="00AC3C38">
        <w:rPr>
          <w:rFonts w:ascii="Times New Roman" w:hAnsi="Times New Roman" w:cs="Times New Roman"/>
          <w:sz w:val="24"/>
          <w:szCs w:val="24"/>
        </w:rPr>
        <w:t xml:space="preserve"> areas, might be more prone </w:t>
      </w:r>
      <w:r w:rsidR="001334B9">
        <w:rPr>
          <w:rFonts w:ascii="Times New Roman" w:hAnsi="Times New Roman" w:cs="Times New Roman"/>
          <w:sz w:val="24"/>
          <w:szCs w:val="24"/>
        </w:rPr>
        <w:t xml:space="preserve">to </w:t>
      </w:r>
      <w:r w:rsidR="00AC3C38">
        <w:rPr>
          <w:rFonts w:ascii="Times New Roman" w:hAnsi="Times New Roman" w:cs="Times New Roman"/>
          <w:sz w:val="24"/>
          <w:szCs w:val="24"/>
        </w:rPr>
        <w:t xml:space="preserve">loneliness, which might play a role in their decision to commit suicide. </w:t>
      </w:r>
      <w:r>
        <w:rPr>
          <w:rFonts w:ascii="Times New Roman" w:hAnsi="Times New Roman" w:cs="Times New Roman"/>
          <w:sz w:val="24"/>
          <w:szCs w:val="24"/>
        </w:rPr>
        <w:t xml:space="preserve"> </w:t>
      </w:r>
      <w:r w:rsidR="00F84AA0">
        <w:rPr>
          <w:rFonts w:ascii="Times New Roman" w:hAnsi="Times New Roman" w:cs="Times New Roman"/>
          <w:sz w:val="24"/>
          <w:szCs w:val="24"/>
        </w:rPr>
        <w:t xml:space="preserve">A marriage status is also a predictor, as married are less likely to commit suicide. Genetics is playing a big role too. </w:t>
      </w:r>
      <w:r w:rsidR="00D2209F">
        <w:rPr>
          <w:rFonts w:ascii="Times New Roman" w:hAnsi="Times New Roman" w:cs="Times New Roman"/>
          <w:sz w:val="24"/>
          <w:szCs w:val="24"/>
        </w:rPr>
        <w:t xml:space="preserve">When a person decides to commit suicide </w:t>
      </w:r>
      <w:r w:rsidR="00D2209F">
        <w:rPr>
          <w:rFonts w:ascii="Times New Roman" w:hAnsi="Times New Roman" w:cs="Times New Roman"/>
          <w:sz w:val="24"/>
          <w:szCs w:val="24"/>
        </w:rPr>
        <w:lastRenderedPageBreak/>
        <w:t xml:space="preserve">availability of means to do it becomes very important. One thing that plays a role is </w:t>
      </w:r>
      <w:r w:rsidR="00735ADE">
        <w:rPr>
          <w:rFonts w:ascii="Times New Roman" w:hAnsi="Times New Roman" w:cs="Times New Roman"/>
          <w:sz w:val="24"/>
          <w:szCs w:val="24"/>
        </w:rPr>
        <w:t>high accessibility</w:t>
      </w:r>
      <w:r w:rsidR="00D2209F">
        <w:rPr>
          <w:rFonts w:ascii="Times New Roman" w:hAnsi="Times New Roman" w:cs="Times New Roman"/>
          <w:sz w:val="24"/>
          <w:szCs w:val="24"/>
        </w:rPr>
        <w:t xml:space="preserve"> of guns in some US areas. </w:t>
      </w:r>
    </w:p>
    <w:p w14:paraId="2E8396DA" w14:textId="1B8E114A" w:rsidR="00D233E2" w:rsidRDefault="00D233E2" w:rsidP="006647FA">
      <w:pPr>
        <w:ind w:firstLine="630"/>
        <w:rPr>
          <w:rFonts w:ascii="Times New Roman" w:hAnsi="Times New Roman" w:cs="Times New Roman"/>
          <w:sz w:val="24"/>
          <w:szCs w:val="24"/>
        </w:rPr>
      </w:pPr>
      <w:r>
        <w:rPr>
          <w:rFonts w:ascii="Times New Roman" w:hAnsi="Times New Roman" w:cs="Times New Roman"/>
          <w:sz w:val="24"/>
          <w:szCs w:val="24"/>
        </w:rPr>
        <w:t xml:space="preserve">New research in traumatic brain injury sheds additional light on </w:t>
      </w:r>
      <w:r w:rsidR="00720546">
        <w:rPr>
          <w:rFonts w:ascii="Times New Roman" w:hAnsi="Times New Roman" w:cs="Times New Roman"/>
          <w:sz w:val="24"/>
          <w:szCs w:val="24"/>
        </w:rPr>
        <w:t xml:space="preserve">the </w:t>
      </w:r>
      <w:r>
        <w:rPr>
          <w:rFonts w:ascii="Times New Roman" w:hAnsi="Times New Roman" w:cs="Times New Roman"/>
          <w:sz w:val="24"/>
          <w:szCs w:val="24"/>
        </w:rPr>
        <w:t>causes of suicide</w:t>
      </w:r>
      <w:r w:rsidR="0077077A">
        <w:rPr>
          <w:rFonts w:ascii="Times New Roman" w:hAnsi="Times New Roman" w:cs="Times New Roman"/>
          <w:sz w:val="24"/>
          <w:szCs w:val="24"/>
        </w:rPr>
        <w:t xml:space="preserve">, with indication that TBI increases the risk </w:t>
      </w:r>
      <w:sdt>
        <w:sdtPr>
          <w:rPr>
            <w:rFonts w:ascii="Times New Roman" w:hAnsi="Times New Roman" w:cs="Times New Roman"/>
            <w:sz w:val="24"/>
            <w:szCs w:val="24"/>
          </w:rPr>
          <w:id w:val="1709837997"/>
          <w:citation/>
        </w:sdtPr>
        <w:sdtContent>
          <w:r w:rsidR="00C3479B">
            <w:rPr>
              <w:rFonts w:ascii="Times New Roman" w:hAnsi="Times New Roman" w:cs="Times New Roman"/>
              <w:sz w:val="24"/>
              <w:szCs w:val="24"/>
            </w:rPr>
            <w:fldChar w:fldCharType="begin"/>
          </w:r>
          <w:r w:rsidR="00C3479B">
            <w:rPr>
              <w:rFonts w:ascii="Times New Roman" w:hAnsi="Times New Roman" w:cs="Times New Roman"/>
              <w:sz w:val="24"/>
              <w:szCs w:val="24"/>
            </w:rPr>
            <w:instrText xml:space="preserve"> CITATION Mad18 \l 1033 </w:instrText>
          </w:r>
          <w:r w:rsidR="00C3479B">
            <w:rPr>
              <w:rFonts w:ascii="Times New Roman" w:hAnsi="Times New Roman" w:cs="Times New Roman"/>
              <w:sz w:val="24"/>
              <w:szCs w:val="24"/>
            </w:rPr>
            <w:fldChar w:fldCharType="separate"/>
          </w:r>
          <w:r w:rsidR="00C3479B" w:rsidRPr="00C3479B">
            <w:rPr>
              <w:rFonts w:ascii="Times New Roman" w:hAnsi="Times New Roman" w:cs="Times New Roman"/>
              <w:noProof/>
              <w:sz w:val="24"/>
              <w:szCs w:val="24"/>
            </w:rPr>
            <w:t>(Madsen, 2018)</w:t>
          </w:r>
          <w:r w:rsidR="00C3479B">
            <w:rPr>
              <w:rFonts w:ascii="Times New Roman" w:hAnsi="Times New Roman" w:cs="Times New Roman"/>
              <w:sz w:val="24"/>
              <w:szCs w:val="24"/>
            </w:rPr>
            <w:fldChar w:fldCharType="end"/>
          </w:r>
        </w:sdtContent>
      </w:sdt>
      <w:r w:rsidR="0077077A">
        <w:rPr>
          <w:rFonts w:ascii="Times New Roman" w:hAnsi="Times New Roman" w:cs="Times New Roman"/>
          <w:sz w:val="24"/>
          <w:szCs w:val="24"/>
        </w:rPr>
        <w:t xml:space="preserve">. </w:t>
      </w:r>
      <w:r>
        <w:rPr>
          <w:rFonts w:ascii="Times New Roman" w:hAnsi="Times New Roman" w:cs="Times New Roman"/>
          <w:sz w:val="24"/>
          <w:szCs w:val="24"/>
        </w:rPr>
        <w:t>Higher</w:t>
      </w:r>
      <w:r w:rsidR="006647FA">
        <w:rPr>
          <w:rFonts w:ascii="Times New Roman" w:hAnsi="Times New Roman" w:cs="Times New Roman"/>
          <w:sz w:val="24"/>
          <w:szCs w:val="24"/>
        </w:rPr>
        <w:t xml:space="preserve"> </w:t>
      </w:r>
      <w:r>
        <w:rPr>
          <w:rFonts w:ascii="Times New Roman" w:hAnsi="Times New Roman" w:cs="Times New Roman"/>
          <w:sz w:val="24"/>
          <w:szCs w:val="24"/>
        </w:rPr>
        <w:t>suicide rates in mountainous areas of USA caused a question of association between altitude and suicide rate.</w:t>
      </w:r>
    </w:p>
    <w:p w14:paraId="3AA0CFEE" w14:textId="25BF39FE" w:rsidR="00C3479B" w:rsidRDefault="00F641BD" w:rsidP="00E23079">
      <w:pPr>
        <w:ind w:firstLine="630"/>
        <w:rPr>
          <w:rFonts w:ascii="Times New Roman" w:hAnsi="Times New Roman" w:cs="Times New Roman"/>
          <w:sz w:val="24"/>
          <w:szCs w:val="24"/>
        </w:rPr>
      </w:pPr>
      <w:r>
        <w:rPr>
          <w:rFonts w:ascii="Times New Roman" w:hAnsi="Times New Roman" w:cs="Times New Roman"/>
          <w:sz w:val="24"/>
          <w:szCs w:val="24"/>
        </w:rPr>
        <w:t>And then, we have accuracy of death cause reporting, as often suicides are underreported</w:t>
      </w:r>
      <w:r w:rsidR="00C3705E">
        <w:rPr>
          <w:rFonts w:ascii="Times New Roman" w:hAnsi="Times New Roman" w:cs="Times New Roman"/>
          <w:sz w:val="24"/>
          <w:szCs w:val="24"/>
        </w:rPr>
        <w:t xml:space="preserve"> </w:t>
      </w:r>
      <w:sdt>
        <w:sdtPr>
          <w:rPr>
            <w:rFonts w:ascii="Times New Roman" w:hAnsi="Times New Roman" w:cs="Times New Roman"/>
            <w:sz w:val="24"/>
            <w:szCs w:val="24"/>
          </w:rPr>
          <w:id w:val="-1977834438"/>
          <w:citation/>
        </w:sdtPr>
        <w:sdtContent>
          <w:r w:rsidR="00C3479B">
            <w:rPr>
              <w:rFonts w:ascii="Times New Roman" w:hAnsi="Times New Roman" w:cs="Times New Roman"/>
              <w:sz w:val="24"/>
              <w:szCs w:val="24"/>
            </w:rPr>
            <w:fldChar w:fldCharType="begin"/>
          </w:r>
          <w:r w:rsidR="00C3479B">
            <w:rPr>
              <w:rFonts w:ascii="Times New Roman" w:hAnsi="Times New Roman" w:cs="Times New Roman"/>
              <w:sz w:val="24"/>
              <w:szCs w:val="24"/>
            </w:rPr>
            <w:instrText xml:space="preserve"> CITATION Tol12 \l 1033 </w:instrText>
          </w:r>
          <w:r w:rsidR="00C3479B">
            <w:rPr>
              <w:rFonts w:ascii="Times New Roman" w:hAnsi="Times New Roman" w:cs="Times New Roman"/>
              <w:sz w:val="24"/>
              <w:szCs w:val="24"/>
            </w:rPr>
            <w:fldChar w:fldCharType="separate"/>
          </w:r>
          <w:r w:rsidR="00C3479B" w:rsidRPr="00C3479B">
            <w:rPr>
              <w:rFonts w:ascii="Times New Roman" w:hAnsi="Times New Roman" w:cs="Times New Roman"/>
              <w:noProof/>
              <w:sz w:val="24"/>
              <w:szCs w:val="24"/>
            </w:rPr>
            <w:t>(Toleffsen, 2012)</w:t>
          </w:r>
          <w:r w:rsidR="00C3479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781B8DB" w14:textId="7586420C" w:rsidR="00253628" w:rsidRDefault="00253628" w:rsidP="00E23079">
      <w:pPr>
        <w:ind w:firstLine="630"/>
        <w:rPr>
          <w:rFonts w:ascii="Times New Roman" w:hAnsi="Times New Roman" w:cs="Times New Roman"/>
          <w:sz w:val="24"/>
          <w:szCs w:val="24"/>
        </w:rPr>
      </w:pPr>
      <w:r>
        <w:rPr>
          <w:rFonts w:ascii="Times New Roman" w:hAnsi="Times New Roman" w:cs="Times New Roman"/>
          <w:sz w:val="24"/>
          <w:szCs w:val="24"/>
        </w:rPr>
        <w:t xml:space="preserve">Media </w:t>
      </w:r>
      <w:ins w:id="4" w:author="O'Connor" w:date="2020-03-17T13:45:00Z">
        <w:r w:rsidR="004A330F" w:rsidRPr="00BB75F2">
          <w:rPr>
            <w:rFonts w:ascii="Times New Roman" w:hAnsi="Times New Roman" w:cs="Times New Roman"/>
            <w:sz w:val="24"/>
            <w:szCs w:val="24"/>
          </w:rPr>
          <w:t>outlets</w:t>
        </w:r>
      </w:ins>
      <w:r w:rsidR="00BB75F2">
        <w:rPr>
          <w:rFonts w:ascii="Times New Roman" w:hAnsi="Times New Roman" w:cs="Times New Roman"/>
          <w:sz w:val="24"/>
          <w:szCs w:val="24"/>
        </w:rPr>
        <w:t xml:space="preserve"> sometimes</w:t>
      </w:r>
      <w:ins w:id="5" w:author="O'Connor" w:date="2020-03-17T13:44:00Z">
        <w:r w:rsidR="004A330F">
          <w:rPr>
            <w:rFonts w:ascii="Times New Roman" w:hAnsi="Times New Roman" w:cs="Times New Roman"/>
            <w:sz w:val="24"/>
            <w:szCs w:val="24"/>
          </w:rPr>
          <w:t xml:space="preserve"> </w:t>
        </w:r>
      </w:ins>
      <w:r>
        <w:rPr>
          <w:rFonts w:ascii="Times New Roman" w:hAnsi="Times New Roman" w:cs="Times New Roman"/>
          <w:sz w:val="24"/>
          <w:szCs w:val="24"/>
        </w:rPr>
        <w:t>report suicides in sensational</w:t>
      </w:r>
      <w:r w:rsidR="00BB75F2">
        <w:rPr>
          <w:rFonts w:ascii="Times New Roman" w:hAnsi="Times New Roman" w:cs="Times New Roman"/>
          <w:sz w:val="24"/>
          <w:szCs w:val="24"/>
        </w:rPr>
        <w:t>ized</w:t>
      </w:r>
      <w:r>
        <w:rPr>
          <w:rFonts w:ascii="Times New Roman" w:hAnsi="Times New Roman" w:cs="Times New Roman"/>
          <w:sz w:val="24"/>
          <w:szCs w:val="24"/>
        </w:rPr>
        <w:t xml:space="preserve"> way</w:t>
      </w:r>
      <w:r w:rsidR="00BB75F2">
        <w:rPr>
          <w:rFonts w:ascii="Times New Roman" w:hAnsi="Times New Roman" w:cs="Times New Roman"/>
          <w:sz w:val="24"/>
          <w:szCs w:val="24"/>
        </w:rPr>
        <w:t xml:space="preserve"> </w:t>
      </w:r>
      <w:sdt>
        <w:sdtPr>
          <w:rPr>
            <w:rFonts w:ascii="Times New Roman" w:hAnsi="Times New Roman" w:cs="Times New Roman"/>
            <w:sz w:val="24"/>
            <w:szCs w:val="24"/>
          </w:rPr>
          <w:id w:val="1934621677"/>
          <w:citation/>
        </w:sdtPr>
        <w:sdtContent>
          <w:r w:rsidR="00BB75F2">
            <w:rPr>
              <w:rFonts w:ascii="Times New Roman" w:hAnsi="Times New Roman" w:cs="Times New Roman"/>
              <w:sz w:val="24"/>
              <w:szCs w:val="24"/>
            </w:rPr>
            <w:fldChar w:fldCharType="begin"/>
          </w:r>
          <w:r w:rsidR="00BB75F2">
            <w:rPr>
              <w:rFonts w:ascii="Times New Roman" w:hAnsi="Times New Roman" w:cs="Times New Roman"/>
              <w:sz w:val="24"/>
              <w:szCs w:val="24"/>
            </w:rPr>
            <w:instrText xml:space="preserve"> CITATION McT18 \l 1033 </w:instrText>
          </w:r>
          <w:r w:rsidR="00BB75F2">
            <w:rPr>
              <w:rFonts w:ascii="Times New Roman" w:hAnsi="Times New Roman" w:cs="Times New Roman"/>
              <w:sz w:val="24"/>
              <w:szCs w:val="24"/>
            </w:rPr>
            <w:fldChar w:fldCharType="separate"/>
          </w:r>
          <w:r w:rsidR="00D03966" w:rsidRPr="00D03966">
            <w:rPr>
              <w:rFonts w:ascii="Times New Roman" w:hAnsi="Times New Roman" w:cs="Times New Roman"/>
              <w:noProof/>
              <w:sz w:val="24"/>
              <w:szCs w:val="24"/>
            </w:rPr>
            <w:t>(McTernan, 2018)</w:t>
          </w:r>
          <w:r w:rsidR="00BB75F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which </w:t>
      </w:r>
      <w:r w:rsidR="00BB75F2">
        <w:rPr>
          <w:rFonts w:ascii="Times New Roman" w:hAnsi="Times New Roman" w:cs="Times New Roman"/>
          <w:sz w:val="24"/>
          <w:szCs w:val="24"/>
        </w:rPr>
        <w:t xml:space="preserve">could potentially trigger </w:t>
      </w:r>
      <w:r>
        <w:rPr>
          <w:rFonts w:ascii="Times New Roman" w:hAnsi="Times New Roman" w:cs="Times New Roman"/>
          <w:sz w:val="24"/>
          <w:szCs w:val="24"/>
        </w:rPr>
        <w:t>copycat suicide</w:t>
      </w:r>
      <w:r w:rsidR="00BB75F2">
        <w:rPr>
          <w:rFonts w:ascii="Times New Roman" w:hAnsi="Times New Roman" w:cs="Times New Roman"/>
          <w:sz w:val="24"/>
          <w:szCs w:val="24"/>
        </w:rPr>
        <w:t>s</w:t>
      </w:r>
      <w:r>
        <w:rPr>
          <w:rFonts w:ascii="Times New Roman" w:hAnsi="Times New Roman" w:cs="Times New Roman"/>
          <w:sz w:val="24"/>
          <w:szCs w:val="24"/>
        </w:rPr>
        <w:t xml:space="preserve"> spikes. Another interesting observation is that suicides are highly seasonal. It reflects in weekly as well as annual patterns. Increases correlate with holiday season.</w:t>
      </w:r>
    </w:p>
    <w:p w14:paraId="5276955D" w14:textId="2CE80319" w:rsidR="0036603B" w:rsidRDefault="006064CF" w:rsidP="00E23079">
      <w:pPr>
        <w:ind w:firstLine="630"/>
        <w:rPr>
          <w:rFonts w:ascii="Times New Roman" w:hAnsi="Times New Roman" w:cs="Times New Roman"/>
          <w:sz w:val="24"/>
          <w:szCs w:val="24"/>
        </w:rPr>
      </w:pPr>
      <w:r>
        <w:rPr>
          <w:rFonts w:ascii="Times New Roman" w:hAnsi="Times New Roman" w:cs="Times New Roman"/>
          <w:sz w:val="24"/>
          <w:szCs w:val="24"/>
        </w:rPr>
        <w:t>What</w:t>
      </w:r>
      <w:r w:rsidR="0036603B">
        <w:rPr>
          <w:rFonts w:ascii="Times New Roman" w:hAnsi="Times New Roman" w:cs="Times New Roman"/>
          <w:sz w:val="24"/>
          <w:szCs w:val="24"/>
        </w:rPr>
        <w:t xml:space="preserve"> makes suicide unique is that it seems to be immune to improvement</w:t>
      </w:r>
      <w:r w:rsidR="00BB14CF">
        <w:rPr>
          <w:rFonts w:ascii="Times New Roman" w:hAnsi="Times New Roman" w:cs="Times New Roman"/>
          <w:sz w:val="24"/>
          <w:szCs w:val="24"/>
        </w:rPr>
        <w:t xml:space="preserve">s </w:t>
      </w:r>
      <w:r w:rsidR="0036603B">
        <w:rPr>
          <w:rFonts w:ascii="Times New Roman" w:hAnsi="Times New Roman" w:cs="Times New Roman"/>
          <w:sz w:val="24"/>
          <w:szCs w:val="24"/>
        </w:rPr>
        <w:t>in medical care. While, we are getting better at treatments of such deadly disease</w:t>
      </w:r>
      <w:r w:rsidR="00BE6B55">
        <w:rPr>
          <w:rFonts w:ascii="Times New Roman" w:hAnsi="Times New Roman" w:cs="Times New Roman"/>
          <w:sz w:val="24"/>
          <w:szCs w:val="24"/>
        </w:rPr>
        <w:t>s</w:t>
      </w:r>
      <w:r w:rsidR="0036603B">
        <w:rPr>
          <w:rFonts w:ascii="Times New Roman" w:hAnsi="Times New Roman" w:cs="Times New Roman"/>
          <w:sz w:val="24"/>
          <w:szCs w:val="24"/>
        </w:rPr>
        <w:t xml:space="preserve"> as cancer, heart attacks, and stroke, we fail to prevent people from committing suicides. </w:t>
      </w:r>
      <w:r w:rsidR="00E976A5">
        <w:rPr>
          <w:rFonts w:ascii="Times New Roman" w:hAnsi="Times New Roman" w:cs="Times New Roman"/>
          <w:sz w:val="24"/>
          <w:szCs w:val="24"/>
        </w:rPr>
        <w:t>For instance, in 2018, most major death causes</w:t>
      </w:r>
      <w:r w:rsidR="00E976A5" w:rsidRPr="00E976A5">
        <w:rPr>
          <w:rFonts w:ascii="Arial" w:hAnsi="Arial" w:cs="Arial"/>
          <w:sz w:val="20"/>
          <w:szCs w:val="20"/>
        </w:rPr>
        <w:t xml:space="preserve"> </w:t>
      </w:r>
      <w:r w:rsidR="00E976A5" w:rsidRPr="00E976A5">
        <w:rPr>
          <w:rFonts w:ascii="Times New Roman" w:hAnsi="Times New Roman" w:cs="Times New Roman"/>
          <w:sz w:val="24"/>
          <w:szCs w:val="24"/>
        </w:rPr>
        <w:t>(heart disease, cancer, injuries, COPD</w:t>
      </w:r>
      <w:r w:rsidR="00E976A5">
        <w:rPr>
          <w:rFonts w:ascii="Times New Roman" w:hAnsi="Times New Roman" w:cs="Times New Roman"/>
          <w:sz w:val="24"/>
          <w:szCs w:val="24"/>
        </w:rPr>
        <w:t>,</w:t>
      </w:r>
      <w:r w:rsidR="00E976A5" w:rsidRPr="00E976A5">
        <w:rPr>
          <w:rFonts w:ascii="Times New Roman" w:hAnsi="Times New Roman" w:cs="Times New Roman"/>
          <w:sz w:val="24"/>
          <w:szCs w:val="24"/>
        </w:rPr>
        <w:t xml:space="preserve"> and others)</w:t>
      </w:r>
      <w:r w:rsidR="00E976A5">
        <w:rPr>
          <w:rFonts w:ascii="Times New Roman" w:hAnsi="Times New Roman" w:cs="Times New Roman"/>
          <w:sz w:val="24"/>
          <w:szCs w:val="24"/>
        </w:rPr>
        <w:t xml:space="preserve"> saw a drop </w:t>
      </w:r>
      <w:r w:rsidR="00C3479B">
        <w:rPr>
          <w:rFonts w:ascii="Times New Roman" w:hAnsi="Times New Roman" w:cs="Times New Roman"/>
          <w:sz w:val="24"/>
          <w:szCs w:val="24"/>
        </w:rPr>
        <w:t>which c</w:t>
      </w:r>
      <w:r w:rsidR="00E976A5">
        <w:rPr>
          <w:rFonts w:ascii="Times New Roman" w:hAnsi="Times New Roman" w:cs="Times New Roman"/>
          <w:sz w:val="24"/>
          <w:szCs w:val="24"/>
        </w:rPr>
        <w:t>ontrast</w:t>
      </w:r>
      <w:r w:rsidR="00C3479B">
        <w:rPr>
          <w:rFonts w:ascii="Times New Roman" w:hAnsi="Times New Roman" w:cs="Times New Roman"/>
          <w:sz w:val="24"/>
          <w:szCs w:val="24"/>
        </w:rPr>
        <w:t>s with</w:t>
      </w:r>
      <w:r w:rsidR="00E976A5">
        <w:rPr>
          <w:rFonts w:ascii="Times New Roman" w:hAnsi="Times New Roman" w:cs="Times New Roman"/>
          <w:sz w:val="24"/>
          <w:szCs w:val="24"/>
        </w:rPr>
        <w:t xml:space="preserve"> </w:t>
      </w:r>
      <w:r w:rsidR="00C3479B">
        <w:rPr>
          <w:rFonts w:ascii="Times New Roman" w:hAnsi="Times New Roman" w:cs="Times New Roman"/>
          <w:sz w:val="24"/>
          <w:szCs w:val="24"/>
        </w:rPr>
        <w:t xml:space="preserve">an increase in </w:t>
      </w:r>
      <w:r w:rsidR="00E976A5">
        <w:rPr>
          <w:rFonts w:ascii="Times New Roman" w:hAnsi="Times New Roman" w:cs="Times New Roman"/>
          <w:sz w:val="24"/>
          <w:szCs w:val="24"/>
        </w:rPr>
        <w:t>suicide</w:t>
      </w:r>
      <w:r w:rsidR="00C3479B">
        <w:rPr>
          <w:rFonts w:ascii="Times New Roman" w:hAnsi="Times New Roman" w:cs="Times New Roman"/>
          <w:sz w:val="24"/>
          <w:szCs w:val="24"/>
        </w:rPr>
        <w:t>s</w:t>
      </w:r>
      <w:r w:rsidR="00720546">
        <w:rPr>
          <w:rFonts w:ascii="Times New Roman" w:hAnsi="Times New Roman" w:cs="Times New Roman"/>
          <w:sz w:val="24"/>
          <w:szCs w:val="24"/>
        </w:rPr>
        <w:t xml:space="preserve"> </w:t>
      </w:r>
      <w:sdt>
        <w:sdtPr>
          <w:rPr>
            <w:rFonts w:ascii="Times New Roman" w:hAnsi="Times New Roman" w:cs="Times New Roman"/>
            <w:sz w:val="24"/>
            <w:szCs w:val="24"/>
          </w:rPr>
          <w:id w:val="-1186899941"/>
          <w:citation/>
        </w:sdtPr>
        <w:sdtContent>
          <w:r w:rsidR="00C3479B">
            <w:rPr>
              <w:rFonts w:ascii="Times New Roman" w:hAnsi="Times New Roman" w:cs="Times New Roman"/>
              <w:sz w:val="24"/>
              <w:szCs w:val="24"/>
            </w:rPr>
            <w:fldChar w:fldCharType="begin"/>
          </w:r>
          <w:r w:rsidR="00C3479B">
            <w:rPr>
              <w:rFonts w:ascii="Times New Roman" w:hAnsi="Times New Roman" w:cs="Times New Roman"/>
              <w:sz w:val="24"/>
              <w:szCs w:val="24"/>
            </w:rPr>
            <w:instrText xml:space="preserve"> CITATION Jia20 \l 1033 </w:instrText>
          </w:r>
          <w:r w:rsidR="00C3479B">
            <w:rPr>
              <w:rFonts w:ascii="Times New Roman" w:hAnsi="Times New Roman" w:cs="Times New Roman"/>
              <w:sz w:val="24"/>
              <w:szCs w:val="24"/>
            </w:rPr>
            <w:fldChar w:fldCharType="separate"/>
          </w:r>
          <w:r w:rsidR="00C3479B" w:rsidRPr="00C3479B">
            <w:rPr>
              <w:rFonts w:ascii="Times New Roman" w:hAnsi="Times New Roman" w:cs="Times New Roman"/>
              <w:noProof/>
              <w:sz w:val="24"/>
              <w:szCs w:val="24"/>
            </w:rPr>
            <w:t>(Xu, 2020)</w:t>
          </w:r>
          <w:r w:rsidR="00C3479B">
            <w:rPr>
              <w:rFonts w:ascii="Times New Roman" w:hAnsi="Times New Roman" w:cs="Times New Roman"/>
              <w:sz w:val="24"/>
              <w:szCs w:val="24"/>
            </w:rPr>
            <w:fldChar w:fldCharType="end"/>
          </w:r>
        </w:sdtContent>
      </w:sdt>
      <w:r w:rsidR="00E976A5">
        <w:rPr>
          <w:rFonts w:ascii="Times New Roman" w:hAnsi="Times New Roman" w:cs="Times New Roman"/>
          <w:sz w:val="24"/>
          <w:szCs w:val="24"/>
        </w:rPr>
        <w:t>.</w:t>
      </w:r>
    </w:p>
    <w:p w14:paraId="407CC357" w14:textId="1859BFB5" w:rsidR="00BE6B55" w:rsidRDefault="00BE6B55"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As we can see, suicide is </w:t>
      </w:r>
      <w:r w:rsidRPr="00BE6B55">
        <w:rPr>
          <w:rFonts w:ascii="Times New Roman" w:hAnsi="Times New Roman" w:cs="Times New Roman"/>
          <w:sz w:val="24"/>
          <w:szCs w:val="24"/>
        </w:rPr>
        <w:t>the complex phenomenon</w:t>
      </w:r>
      <w:r>
        <w:rPr>
          <w:rFonts w:ascii="Times New Roman" w:hAnsi="Times New Roman" w:cs="Times New Roman"/>
          <w:sz w:val="24"/>
          <w:szCs w:val="24"/>
        </w:rPr>
        <w:t xml:space="preserve">, which </w:t>
      </w:r>
      <w:r w:rsidR="00E23079">
        <w:rPr>
          <w:rFonts w:ascii="Times New Roman" w:hAnsi="Times New Roman" w:cs="Times New Roman"/>
          <w:sz w:val="24"/>
          <w:szCs w:val="24"/>
        </w:rPr>
        <w:t xml:space="preserve">is not fully understood and </w:t>
      </w:r>
      <w:r>
        <w:rPr>
          <w:rFonts w:ascii="Times New Roman" w:hAnsi="Times New Roman" w:cs="Times New Roman"/>
          <w:sz w:val="24"/>
          <w:szCs w:val="24"/>
        </w:rPr>
        <w:t>requires a broad look at different factors.</w:t>
      </w:r>
    </w:p>
    <w:p w14:paraId="0BFA36E9" w14:textId="67B5BF51" w:rsidR="00BE6B55" w:rsidRDefault="00BE6B55"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One such attempt was done by </w:t>
      </w:r>
      <w:r w:rsidRPr="00BE6B55">
        <w:rPr>
          <w:rFonts w:ascii="Times New Roman" w:hAnsi="Times New Roman" w:cs="Times New Roman"/>
          <w:sz w:val="24"/>
          <w:szCs w:val="24"/>
        </w:rPr>
        <w:t xml:space="preserve">a group of German researchers </w:t>
      </w:r>
      <w:r>
        <w:rPr>
          <w:rFonts w:ascii="Times New Roman" w:hAnsi="Times New Roman" w:cs="Times New Roman"/>
          <w:sz w:val="24"/>
          <w:szCs w:val="24"/>
        </w:rPr>
        <w:t xml:space="preserve">who </w:t>
      </w:r>
      <w:r w:rsidRPr="00BE6B55">
        <w:rPr>
          <w:rFonts w:ascii="Times New Roman" w:hAnsi="Times New Roman" w:cs="Times New Roman"/>
          <w:sz w:val="24"/>
          <w:szCs w:val="24"/>
        </w:rPr>
        <w:t xml:space="preserve">looked at behavior of suicide rates across German federal states during over many years. </w:t>
      </w:r>
      <w:r w:rsidR="00156343" w:rsidRPr="00156343">
        <w:rPr>
          <w:rFonts w:ascii="Times New Roman" w:hAnsi="Times New Roman" w:cs="Times New Roman"/>
          <w:sz w:val="24"/>
          <w:szCs w:val="24"/>
        </w:rPr>
        <w:t>They were able to look at number of general practitioners, income, population density, unemployment, and depression</w:t>
      </w:r>
      <w:r w:rsidR="00720546">
        <w:rPr>
          <w:rFonts w:ascii="Times New Roman" w:hAnsi="Times New Roman" w:cs="Times New Roman"/>
          <w:sz w:val="24"/>
          <w:szCs w:val="24"/>
        </w:rPr>
        <w:t xml:space="preserve"> </w:t>
      </w:r>
      <w:sdt>
        <w:sdtPr>
          <w:rPr>
            <w:rFonts w:ascii="Times New Roman" w:hAnsi="Times New Roman" w:cs="Times New Roman"/>
            <w:sz w:val="24"/>
            <w:szCs w:val="24"/>
          </w:rPr>
          <w:id w:val="-1144190490"/>
          <w:citation/>
        </w:sdtPr>
        <w:sdtContent>
          <w:r w:rsidR="006F44F5">
            <w:rPr>
              <w:rFonts w:ascii="Times New Roman" w:hAnsi="Times New Roman" w:cs="Times New Roman"/>
              <w:sz w:val="24"/>
              <w:szCs w:val="24"/>
            </w:rPr>
            <w:fldChar w:fldCharType="begin"/>
          </w:r>
          <w:r w:rsidR="006F44F5">
            <w:rPr>
              <w:rFonts w:ascii="Times New Roman" w:hAnsi="Times New Roman" w:cs="Times New Roman"/>
              <w:sz w:val="24"/>
              <w:szCs w:val="24"/>
            </w:rPr>
            <w:instrText xml:space="preserve"> CITATION Hel17 \l 1033 </w:instrText>
          </w:r>
          <w:r w:rsidR="006F44F5">
            <w:rPr>
              <w:rFonts w:ascii="Times New Roman" w:hAnsi="Times New Roman" w:cs="Times New Roman"/>
              <w:sz w:val="24"/>
              <w:szCs w:val="24"/>
            </w:rPr>
            <w:fldChar w:fldCharType="separate"/>
          </w:r>
          <w:r w:rsidR="006F44F5" w:rsidRPr="006F44F5">
            <w:rPr>
              <w:rFonts w:ascii="Times New Roman" w:hAnsi="Times New Roman" w:cs="Times New Roman"/>
              <w:noProof/>
              <w:sz w:val="24"/>
              <w:szCs w:val="24"/>
            </w:rPr>
            <w:t>(Helbich, 2017)</w:t>
          </w:r>
          <w:r w:rsidR="006F44F5">
            <w:rPr>
              <w:rFonts w:ascii="Times New Roman" w:hAnsi="Times New Roman" w:cs="Times New Roman"/>
              <w:sz w:val="24"/>
              <w:szCs w:val="24"/>
            </w:rPr>
            <w:fldChar w:fldCharType="end"/>
          </w:r>
        </w:sdtContent>
      </w:sdt>
      <w:r w:rsidR="00720546">
        <w:rPr>
          <w:rFonts w:ascii="Times New Roman" w:hAnsi="Times New Roman" w:cs="Times New Roman"/>
          <w:sz w:val="24"/>
          <w:szCs w:val="24"/>
        </w:rPr>
        <w:t>.</w:t>
      </w:r>
      <w:r w:rsidR="00156343">
        <w:rPr>
          <w:rFonts w:ascii="Arial" w:hAnsi="Arial" w:cs="Arial"/>
          <w:sz w:val="20"/>
          <w:szCs w:val="20"/>
        </w:rPr>
        <w:t xml:space="preserve"> </w:t>
      </w:r>
      <w:r w:rsidR="00720546">
        <w:rPr>
          <w:rFonts w:ascii="Times New Roman" w:hAnsi="Times New Roman" w:cs="Times New Roman"/>
          <w:sz w:val="24"/>
          <w:szCs w:val="24"/>
        </w:rPr>
        <w:t xml:space="preserve">The </w:t>
      </w:r>
      <w:r w:rsidRPr="00BE6B55">
        <w:rPr>
          <w:rFonts w:ascii="Times New Roman" w:hAnsi="Times New Roman" w:cs="Times New Roman"/>
          <w:sz w:val="24"/>
          <w:szCs w:val="24"/>
        </w:rPr>
        <w:t xml:space="preserve">goal </w:t>
      </w:r>
      <w:r w:rsidR="00720546">
        <w:rPr>
          <w:rFonts w:ascii="Times New Roman" w:hAnsi="Times New Roman" w:cs="Times New Roman"/>
          <w:sz w:val="24"/>
          <w:szCs w:val="24"/>
        </w:rPr>
        <w:t xml:space="preserve">of this paper </w:t>
      </w:r>
      <w:r w:rsidRPr="00BE6B55">
        <w:rPr>
          <w:rFonts w:ascii="Times New Roman" w:hAnsi="Times New Roman" w:cs="Times New Roman"/>
          <w:sz w:val="24"/>
          <w:szCs w:val="24"/>
        </w:rPr>
        <w:t>is to reproduce similar research for American states for 1999-2018.</w:t>
      </w:r>
    </w:p>
    <w:p w14:paraId="1D127263" w14:textId="79418390" w:rsidR="00836C62" w:rsidRDefault="00836C62"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Difficulties of doing suicide research are something that I know personally. In my first semester, in Fall 2018, my final project was on the discrepancies in suicide rates across of American states. My realization was that we lack quality data. Due to the complexity of phenomen</w:t>
      </w:r>
      <w:r w:rsidR="0031256E">
        <w:rPr>
          <w:rFonts w:ascii="Times New Roman" w:hAnsi="Times New Roman" w:cs="Times New Roman"/>
          <w:sz w:val="24"/>
          <w:szCs w:val="24"/>
        </w:rPr>
        <w:t xml:space="preserve">on, correlations are often week. However, suicides are </w:t>
      </w:r>
      <w:r w:rsidR="00BB3F07">
        <w:rPr>
          <w:rFonts w:ascii="Times New Roman" w:hAnsi="Times New Roman" w:cs="Times New Roman"/>
          <w:sz w:val="24"/>
          <w:szCs w:val="24"/>
        </w:rPr>
        <w:t xml:space="preserve">not </w:t>
      </w:r>
      <w:r w:rsidR="0031256E">
        <w:rPr>
          <w:rFonts w:ascii="Times New Roman" w:hAnsi="Times New Roman" w:cs="Times New Roman"/>
          <w:sz w:val="24"/>
          <w:szCs w:val="24"/>
        </w:rPr>
        <w:t xml:space="preserve">going away on their own, and we need to continue researching them to offer insights into prevention. </w:t>
      </w:r>
    </w:p>
    <w:p w14:paraId="21B95413" w14:textId="50FAE605" w:rsidR="00E23079" w:rsidRDefault="002B3293"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By looking at suicide from 3 angles - chronological, geographical, and demographical - I will develop a more comprehensive picture of suicide.</w:t>
      </w:r>
    </w:p>
    <w:p w14:paraId="4457208A" w14:textId="62EE6401" w:rsidR="003A280E" w:rsidRDefault="003A280E"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So, the questions to answer are:</w:t>
      </w:r>
    </w:p>
    <w:p w14:paraId="6E7F56D3" w14:textId="161C44A5" w:rsidR="003A280E" w:rsidRDefault="003A280E" w:rsidP="003A280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How have suicide risks changed over time?</w:t>
      </w:r>
    </w:p>
    <w:p w14:paraId="49A876EE" w14:textId="71F4166B" w:rsidR="003A280E" w:rsidRDefault="003A280E" w:rsidP="003A280E">
      <w:pPr>
        <w:pStyle w:val="ListParagraph"/>
        <w:numPr>
          <w:ilvl w:val="0"/>
          <w:numId w:val="5"/>
        </w:numPr>
        <w:rPr>
          <w:rFonts w:ascii="Times New Roman" w:hAnsi="Times New Roman" w:cs="Times New Roman"/>
          <w:sz w:val="24"/>
          <w:szCs w:val="24"/>
        </w:rPr>
      </w:pPr>
      <w:r w:rsidRPr="003A280E">
        <w:rPr>
          <w:rFonts w:ascii="Times New Roman" w:hAnsi="Times New Roman" w:cs="Times New Roman"/>
          <w:sz w:val="24"/>
          <w:szCs w:val="24"/>
        </w:rPr>
        <w:t>What factors are associated with suicide rates?</w:t>
      </w:r>
    </w:p>
    <w:p w14:paraId="3C0D05BA" w14:textId="7F810A4D" w:rsidR="003A280E" w:rsidRDefault="003A280E" w:rsidP="003A280E">
      <w:pPr>
        <w:pStyle w:val="ListParagraph"/>
        <w:ind w:left="1350"/>
        <w:rPr>
          <w:rFonts w:ascii="Times New Roman" w:hAnsi="Times New Roman" w:cs="Times New Roman"/>
          <w:sz w:val="24"/>
          <w:szCs w:val="24"/>
        </w:rPr>
      </w:pPr>
    </w:p>
    <w:p w14:paraId="14753A6A" w14:textId="2CFB30E6" w:rsidR="00093ACB" w:rsidRDefault="00093ACB" w:rsidP="003A280E">
      <w:pPr>
        <w:pStyle w:val="ListParagraph"/>
        <w:ind w:left="1350"/>
        <w:rPr>
          <w:rFonts w:ascii="Times New Roman" w:hAnsi="Times New Roman" w:cs="Times New Roman"/>
          <w:sz w:val="24"/>
          <w:szCs w:val="24"/>
        </w:rPr>
      </w:pPr>
    </w:p>
    <w:p w14:paraId="3B8FA2C0" w14:textId="10636643" w:rsidR="00093ACB" w:rsidRDefault="00093ACB" w:rsidP="003A280E">
      <w:pPr>
        <w:pStyle w:val="ListParagraph"/>
        <w:ind w:left="1350"/>
        <w:rPr>
          <w:rFonts w:ascii="Times New Roman" w:hAnsi="Times New Roman" w:cs="Times New Roman"/>
          <w:sz w:val="24"/>
          <w:szCs w:val="24"/>
        </w:rPr>
      </w:pPr>
    </w:p>
    <w:p w14:paraId="5056C8E5" w14:textId="2C65C7A5" w:rsidR="00093ACB" w:rsidRDefault="00093ACB" w:rsidP="003A280E">
      <w:pPr>
        <w:pStyle w:val="ListParagraph"/>
        <w:ind w:left="1350"/>
        <w:rPr>
          <w:rFonts w:ascii="Times New Roman" w:hAnsi="Times New Roman" w:cs="Times New Roman"/>
          <w:sz w:val="24"/>
          <w:szCs w:val="24"/>
        </w:rPr>
      </w:pPr>
    </w:p>
    <w:p w14:paraId="57A8BF3C" w14:textId="7FBD46C5" w:rsidR="00093ACB" w:rsidRDefault="00093ACB" w:rsidP="003A280E">
      <w:pPr>
        <w:pStyle w:val="ListParagraph"/>
        <w:ind w:left="1350"/>
        <w:rPr>
          <w:rFonts w:ascii="Times New Roman" w:hAnsi="Times New Roman" w:cs="Times New Roman"/>
          <w:sz w:val="24"/>
          <w:szCs w:val="24"/>
        </w:rPr>
      </w:pPr>
    </w:p>
    <w:p w14:paraId="1B50FBF0" w14:textId="0CDDF025" w:rsidR="00093ACB" w:rsidRDefault="00093ACB" w:rsidP="003A280E">
      <w:pPr>
        <w:pStyle w:val="ListParagraph"/>
        <w:ind w:left="1350"/>
        <w:rPr>
          <w:rFonts w:ascii="Times New Roman" w:hAnsi="Times New Roman" w:cs="Times New Roman"/>
          <w:sz w:val="24"/>
          <w:szCs w:val="24"/>
        </w:rPr>
      </w:pPr>
    </w:p>
    <w:p w14:paraId="395279A2" w14:textId="2C110C8D" w:rsidR="00093ACB" w:rsidRDefault="00093ACB" w:rsidP="003A280E">
      <w:pPr>
        <w:pStyle w:val="ListParagraph"/>
        <w:ind w:left="1350"/>
        <w:rPr>
          <w:rFonts w:ascii="Times New Roman" w:hAnsi="Times New Roman" w:cs="Times New Roman"/>
          <w:sz w:val="24"/>
          <w:szCs w:val="24"/>
        </w:rPr>
      </w:pPr>
    </w:p>
    <w:p w14:paraId="251B48C1" w14:textId="22C2CB30" w:rsidR="00093ACB" w:rsidRDefault="00093ACB" w:rsidP="003A280E">
      <w:pPr>
        <w:pStyle w:val="ListParagraph"/>
        <w:ind w:left="1350"/>
        <w:rPr>
          <w:rFonts w:ascii="Times New Roman" w:hAnsi="Times New Roman" w:cs="Times New Roman"/>
          <w:sz w:val="24"/>
          <w:szCs w:val="24"/>
        </w:rPr>
      </w:pPr>
    </w:p>
    <w:p w14:paraId="25F9B752" w14:textId="77FA982E" w:rsidR="00093ACB" w:rsidRDefault="00093ACB" w:rsidP="003A280E">
      <w:pPr>
        <w:pStyle w:val="ListParagraph"/>
        <w:ind w:left="1350"/>
        <w:rPr>
          <w:rFonts w:ascii="Times New Roman" w:hAnsi="Times New Roman" w:cs="Times New Roman"/>
          <w:sz w:val="24"/>
          <w:szCs w:val="24"/>
        </w:rPr>
      </w:pPr>
    </w:p>
    <w:p w14:paraId="63AD2348" w14:textId="042F63B1" w:rsidR="00093ACB" w:rsidRDefault="00093ACB" w:rsidP="003A280E">
      <w:pPr>
        <w:pStyle w:val="ListParagraph"/>
        <w:ind w:left="1350"/>
        <w:rPr>
          <w:rFonts w:ascii="Times New Roman" w:hAnsi="Times New Roman" w:cs="Times New Roman"/>
          <w:sz w:val="24"/>
          <w:szCs w:val="24"/>
        </w:rPr>
      </w:pPr>
    </w:p>
    <w:p w14:paraId="29102B4F" w14:textId="6C5A3D67" w:rsidR="00093ACB" w:rsidRDefault="00093ACB" w:rsidP="003A280E">
      <w:pPr>
        <w:pStyle w:val="ListParagraph"/>
        <w:ind w:left="1350"/>
        <w:rPr>
          <w:rFonts w:ascii="Times New Roman" w:hAnsi="Times New Roman" w:cs="Times New Roman"/>
          <w:sz w:val="24"/>
          <w:szCs w:val="24"/>
        </w:rPr>
      </w:pPr>
    </w:p>
    <w:p w14:paraId="4729449F" w14:textId="12594759" w:rsidR="002B3293" w:rsidRDefault="00093ACB" w:rsidP="00093ACB">
      <w:pPr>
        <w:pStyle w:val="Heading1"/>
      </w:pPr>
      <w:bookmarkStart w:id="6" w:name="_Toc39510132"/>
      <w:r>
        <w:lastRenderedPageBreak/>
        <w:t>L</w:t>
      </w:r>
      <w:r w:rsidR="002B3293" w:rsidRPr="002B3293">
        <w:t>iterature Review.</w:t>
      </w:r>
      <w:bookmarkEnd w:id="6"/>
    </w:p>
    <w:p w14:paraId="0612D257" w14:textId="77777777" w:rsidR="00093ACB" w:rsidRPr="00093ACB" w:rsidRDefault="00093ACB" w:rsidP="00093ACB"/>
    <w:p w14:paraId="1352DBF1" w14:textId="475A6C43" w:rsidR="0044701A" w:rsidRDefault="009D58D9" w:rsidP="006647FA">
      <w:pPr>
        <w:pStyle w:val="ListParagraph"/>
        <w:ind w:left="0" w:firstLine="270"/>
        <w:rPr>
          <w:rFonts w:ascii="Times New Roman" w:hAnsi="Times New Roman" w:cs="Times New Roman"/>
          <w:sz w:val="24"/>
          <w:szCs w:val="24"/>
        </w:rPr>
      </w:pPr>
      <w:r>
        <w:rPr>
          <w:rFonts w:ascii="Times New Roman" w:hAnsi="Times New Roman" w:cs="Times New Roman"/>
          <w:sz w:val="24"/>
          <w:szCs w:val="24"/>
        </w:rPr>
        <w:t>Practically daily</w:t>
      </w:r>
      <w:r w:rsidRPr="009D58D9">
        <w:rPr>
          <w:rFonts w:ascii="Times New Roman" w:hAnsi="Times New Roman" w:cs="Times New Roman"/>
          <w:sz w:val="24"/>
          <w:szCs w:val="24"/>
        </w:rPr>
        <w:t>, new scientific papers are published on suicide. Many of them try to quantify different aspects of suicide.</w:t>
      </w:r>
      <w:r>
        <w:rPr>
          <w:rFonts w:ascii="Times New Roman" w:hAnsi="Times New Roman" w:cs="Times New Roman"/>
          <w:sz w:val="24"/>
          <w:szCs w:val="24"/>
        </w:rPr>
        <w:t xml:space="preserve"> H</w:t>
      </w:r>
      <w:r w:rsidR="007677D5">
        <w:rPr>
          <w:rFonts w:ascii="Times New Roman" w:hAnsi="Times New Roman" w:cs="Times New Roman"/>
          <w:sz w:val="24"/>
          <w:szCs w:val="24"/>
        </w:rPr>
        <w:t>owever</w:t>
      </w:r>
      <w:r>
        <w:rPr>
          <w:rFonts w:ascii="Times New Roman" w:hAnsi="Times New Roman" w:cs="Times New Roman"/>
          <w:sz w:val="24"/>
          <w:szCs w:val="24"/>
        </w:rPr>
        <w:t>, many questions are still not resolved</w:t>
      </w:r>
      <w:r w:rsidR="007677D5">
        <w:rPr>
          <w:rFonts w:ascii="Times New Roman" w:hAnsi="Times New Roman" w:cs="Times New Roman"/>
          <w:sz w:val="24"/>
          <w:szCs w:val="24"/>
        </w:rPr>
        <w:t xml:space="preserve">. </w:t>
      </w:r>
      <w:r w:rsidR="00BB75F2">
        <w:rPr>
          <w:rFonts w:ascii="Times New Roman" w:hAnsi="Times New Roman" w:cs="Times New Roman"/>
          <w:sz w:val="24"/>
          <w:szCs w:val="24"/>
        </w:rPr>
        <w:t>This study tries to resolve at least some of these questions</w:t>
      </w:r>
      <w:sdt>
        <w:sdtPr>
          <w:rPr>
            <w:rFonts w:ascii="Times New Roman" w:hAnsi="Times New Roman" w:cs="Times New Roman"/>
            <w:sz w:val="24"/>
            <w:szCs w:val="24"/>
          </w:rPr>
          <w:id w:val="-1440669564"/>
          <w:citation/>
        </w:sdtPr>
        <w:sdtContent>
          <w:r w:rsidR="00BB75F2">
            <w:rPr>
              <w:rFonts w:ascii="Times New Roman" w:hAnsi="Times New Roman" w:cs="Times New Roman"/>
              <w:sz w:val="24"/>
              <w:szCs w:val="24"/>
            </w:rPr>
            <w:fldChar w:fldCharType="begin"/>
          </w:r>
          <w:r w:rsidR="00BB75F2">
            <w:rPr>
              <w:rFonts w:ascii="Times New Roman" w:hAnsi="Times New Roman" w:cs="Times New Roman"/>
              <w:sz w:val="24"/>
              <w:szCs w:val="24"/>
            </w:rPr>
            <w:instrText xml:space="preserve"> CITATION McT18 \l 1033 </w:instrText>
          </w:r>
          <w:r w:rsidR="00BB75F2">
            <w:rPr>
              <w:rFonts w:ascii="Times New Roman" w:hAnsi="Times New Roman" w:cs="Times New Roman"/>
              <w:sz w:val="24"/>
              <w:szCs w:val="24"/>
            </w:rPr>
            <w:fldChar w:fldCharType="separate"/>
          </w:r>
          <w:r w:rsidR="00D03966">
            <w:rPr>
              <w:rFonts w:ascii="Times New Roman" w:hAnsi="Times New Roman" w:cs="Times New Roman"/>
              <w:noProof/>
              <w:sz w:val="24"/>
              <w:szCs w:val="24"/>
            </w:rPr>
            <w:t xml:space="preserve"> </w:t>
          </w:r>
          <w:r w:rsidR="00D03966" w:rsidRPr="00D03966">
            <w:rPr>
              <w:rFonts w:ascii="Times New Roman" w:hAnsi="Times New Roman" w:cs="Times New Roman"/>
              <w:noProof/>
              <w:sz w:val="24"/>
              <w:szCs w:val="24"/>
            </w:rPr>
            <w:t>(McTernan, 2018)</w:t>
          </w:r>
          <w:r w:rsidR="00BB75F2">
            <w:rPr>
              <w:rFonts w:ascii="Times New Roman" w:hAnsi="Times New Roman" w:cs="Times New Roman"/>
              <w:sz w:val="24"/>
              <w:szCs w:val="24"/>
            </w:rPr>
            <w:fldChar w:fldCharType="end"/>
          </w:r>
        </w:sdtContent>
      </w:sdt>
      <w:r w:rsidR="006F44F5">
        <w:rPr>
          <w:rFonts w:ascii="Times New Roman" w:hAnsi="Times New Roman" w:cs="Times New Roman"/>
          <w:sz w:val="24"/>
          <w:szCs w:val="24"/>
        </w:rPr>
        <w:t>.</w:t>
      </w:r>
    </w:p>
    <w:p w14:paraId="6A9DEBB6" w14:textId="292AD568" w:rsidR="007677D5" w:rsidRPr="007677D5" w:rsidRDefault="007677D5" w:rsidP="006647FA">
      <w:pPr>
        <w:pStyle w:val="ListParagraph"/>
        <w:ind w:left="0" w:firstLine="270"/>
        <w:rPr>
          <w:rFonts w:ascii="Times New Roman" w:hAnsi="Times New Roman" w:cs="Times New Roman"/>
          <w:sz w:val="24"/>
          <w:szCs w:val="24"/>
        </w:rPr>
      </w:pPr>
      <w:r>
        <w:rPr>
          <w:rFonts w:ascii="Times New Roman" w:hAnsi="Times New Roman" w:cs="Times New Roman"/>
          <w:sz w:val="24"/>
          <w:szCs w:val="24"/>
        </w:rPr>
        <w:t>As Robert Gibbons emphasizes in his paper, suicides are difficult events to study. Despite being widespread</w:t>
      </w:r>
      <w:r w:rsidR="00720546">
        <w:rPr>
          <w:rFonts w:ascii="Times New Roman" w:hAnsi="Times New Roman" w:cs="Times New Roman"/>
          <w:sz w:val="24"/>
          <w:szCs w:val="24"/>
        </w:rPr>
        <w:t xml:space="preserve"> (more people die from suicides than from either homicides or AIDS)</w:t>
      </w:r>
      <w:r>
        <w:rPr>
          <w:rFonts w:ascii="Times New Roman" w:hAnsi="Times New Roman" w:cs="Times New Roman"/>
          <w:sz w:val="24"/>
          <w:szCs w:val="24"/>
        </w:rPr>
        <w:t>, they still rare statistical events. Suicide ideations, while are more common, are not a good proxy</w:t>
      </w:r>
      <w:r w:rsidR="00D36DD1">
        <w:rPr>
          <w:rFonts w:ascii="Times New Roman" w:hAnsi="Times New Roman" w:cs="Times New Roman"/>
          <w:sz w:val="24"/>
          <w:szCs w:val="24"/>
        </w:rPr>
        <w:t xml:space="preserve"> </w:t>
      </w:r>
      <w:sdt>
        <w:sdtPr>
          <w:rPr>
            <w:rFonts w:ascii="Times New Roman" w:hAnsi="Times New Roman" w:cs="Times New Roman"/>
            <w:sz w:val="24"/>
            <w:szCs w:val="24"/>
          </w:rPr>
          <w:id w:val="97224325"/>
          <w:citation/>
        </w:sdtPr>
        <w:sdtContent>
          <w:r w:rsidR="00D36DD1">
            <w:rPr>
              <w:rFonts w:ascii="Times New Roman" w:hAnsi="Times New Roman" w:cs="Times New Roman"/>
              <w:sz w:val="24"/>
              <w:szCs w:val="24"/>
            </w:rPr>
            <w:fldChar w:fldCharType="begin"/>
          </w:r>
          <w:r w:rsidR="00D36DD1">
            <w:rPr>
              <w:rFonts w:ascii="Times New Roman" w:hAnsi="Times New Roman" w:cs="Times New Roman"/>
              <w:sz w:val="24"/>
              <w:szCs w:val="24"/>
            </w:rPr>
            <w:instrText xml:space="preserve"> CITATION Gib \l 1033 </w:instrText>
          </w:r>
          <w:r w:rsidR="00D36DD1">
            <w:rPr>
              <w:rFonts w:ascii="Times New Roman" w:hAnsi="Times New Roman" w:cs="Times New Roman"/>
              <w:sz w:val="24"/>
              <w:szCs w:val="24"/>
            </w:rPr>
            <w:fldChar w:fldCharType="separate"/>
          </w:r>
          <w:r w:rsidR="00D36DD1" w:rsidRPr="00D36DD1">
            <w:rPr>
              <w:rFonts w:ascii="Times New Roman" w:hAnsi="Times New Roman" w:cs="Times New Roman"/>
              <w:noProof/>
              <w:sz w:val="24"/>
              <w:szCs w:val="24"/>
            </w:rPr>
            <w:t>(Gibbons, 2013)</w:t>
          </w:r>
          <w:r w:rsidR="00D36DD1">
            <w:rPr>
              <w:rFonts w:ascii="Times New Roman" w:hAnsi="Times New Roman" w:cs="Times New Roman"/>
              <w:sz w:val="24"/>
              <w:szCs w:val="24"/>
            </w:rPr>
            <w:fldChar w:fldCharType="end"/>
          </w:r>
        </w:sdtContent>
      </w:sdt>
      <w:r>
        <w:rPr>
          <w:rFonts w:ascii="Times New Roman" w:hAnsi="Times New Roman" w:cs="Times New Roman"/>
          <w:sz w:val="24"/>
          <w:szCs w:val="24"/>
        </w:rPr>
        <w:t>.</w:t>
      </w:r>
      <w:r w:rsidR="00297D6E">
        <w:rPr>
          <w:rFonts w:ascii="Times New Roman" w:hAnsi="Times New Roman" w:cs="Times New Roman"/>
          <w:sz w:val="24"/>
          <w:szCs w:val="24"/>
        </w:rPr>
        <w:t xml:space="preserve"> The author of this paper also encountered issues of getting complete up to date</w:t>
      </w:r>
      <w:r w:rsidR="00E120AB">
        <w:rPr>
          <w:rFonts w:ascii="Times New Roman" w:hAnsi="Times New Roman" w:cs="Times New Roman"/>
          <w:sz w:val="24"/>
          <w:szCs w:val="24"/>
        </w:rPr>
        <w:t xml:space="preserve"> death information</w:t>
      </w:r>
      <w:r w:rsidR="00297D6E">
        <w:rPr>
          <w:rFonts w:ascii="Times New Roman" w:hAnsi="Times New Roman" w:cs="Times New Roman"/>
          <w:sz w:val="24"/>
          <w:szCs w:val="24"/>
        </w:rPr>
        <w:t xml:space="preserve">, due to the suppression of deaths </w:t>
      </w:r>
      <w:r w:rsidR="00E120AB">
        <w:rPr>
          <w:rFonts w:ascii="Times New Roman" w:hAnsi="Times New Roman" w:cs="Times New Roman"/>
          <w:sz w:val="24"/>
          <w:szCs w:val="24"/>
        </w:rPr>
        <w:t>records with fewer than</w:t>
      </w:r>
      <w:r w:rsidR="00297D6E">
        <w:rPr>
          <w:rFonts w:ascii="Times New Roman" w:hAnsi="Times New Roman" w:cs="Times New Roman"/>
          <w:sz w:val="24"/>
          <w:szCs w:val="24"/>
        </w:rPr>
        <w:t xml:space="preserve"> 16</w:t>
      </w:r>
      <w:r w:rsidR="00E120AB">
        <w:rPr>
          <w:rFonts w:ascii="Times New Roman" w:hAnsi="Times New Roman" w:cs="Times New Roman"/>
          <w:sz w:val="24"/>
          <w:szCs w:val="24"/>
        </w:rPr>
        <w:t xml:space="preserve"> deaths by CDC</w:t>
      </w:r>
      <w:r w:rsidR="00297D6E">
        <w:rPr>
          <w:rFonts w:ascii="Times New Roman" w:hAnsi="Times New Roman" w:cs="Times New Roman"/>
          <w:sz w:val="24"/>
          <w:szCs w:val="24"/>
        </w:rPr>
        <w:t xml:space="preserve"> to prevent privacy issues.</w:t>
      </w:r>
    </w:p>
    <w:p w14:paraId="40E90E6E" w14:textId="462CE6A7" w:rsidR="00156343" w:rsidRDefault="00156343" w:rsidP="006647FA">
      <w:pPr>
        <w:pStyle w:val="ListParagraph"/>
        <w:ind w:left="0" w:firstLine="360"/>
        <w:rPr>
          <w:rFonts w:ascii="Times New Roman" w:hAnsi="Times New Roman" w:cs="Times New Roman"/>
          <w:sz w:val="24"/>
          <w:szCs w:val="24"/>
        </w:rPr>
      </w:pPr>
      <w:r w:rsidRPr="00156343">
        <w:rPr>
          <w:rFonts w:ascii="Times New Roman" w:hAnsi="Times New Roman" w:cs="Times New Roman"/>
          <w:sz w:val="24"/>
          <w:szCs w:val="24"/>
        </w:rPr>
        <w:t xml:space="preserve">Spatiotemporal research of USA </w:t>
      </w:r>
      <w:r w:rsidR="00C20764">
        <w:rPr>
          <w:rFonts w:ascii="Times New Roman" w:hAnsi="Times New Roman" w:cs="Times New Roman"/>
          <w:sz w:val="24"/>
          <w:szCs w:val="24"/>
        </w:rPr>
        <w:t xml:space="preserve">using Poisson </w:t>
      </w:r>
      <w:r w:rsidRPr="00156343">
        <w:rPr>
          <w:rFonts w:ascii="Times New Roman" w:hAnsi="Times New Roman" w:cs="Times New Roman"/>
          <w:sz w:val="24"/>
          <w:szCs w:val="24"/>
        </w:rPr>
        <w:t>identified suicide clusters such as Montana, Alaska, Wyoming, the state</w:t>
      </w:r>
      <w:r w:rsidR="00C20764">
        <w:rPr>
          <w:rFonts w:ascii="Times New Roman" w:hAnsi="Times New Roman" w:cs="Times New Roman"/>
          <w:sz w:val="24"/>
          <w:szCs w:val="24"/>
        </w:rPr>
        <w:t>s</w:t>
      </w:r>
      <w:r w:rsidRPr="00156343">
        <w:rPr>
          <w:rFonts w:ascii="Times New Roman" w:hAnsi="Times New Roman" w:cs="Times New Roman"/>
          <w:sz w:val="24"/>
          <w:szCs w:val="24"/>
        </w:rPr>
        <w:t xml:space="preserve"> that </w:t>
      </w:r>
      <w:r w:rsidR="00C20764">
        <w:rPr>
          <w:rFonts w:ascii="Times New Roman" w:hAnsi="Times New Roman" w:cs="Times New Roman"/>
          <w:sz w:val="24"/>
          <w:szCs w:val="24"/>
        </w:rPr>
        <w:t>are known for abnormally high suicide rates</w:t>
      </w:r>
      <w:r w:rsidRPr="00156343">
        <w:rPr>
          <w:rFonts w:ascii="Times New Roman" w:hAnsi="Times New Roman" w:cs="Times New Roman"/>
          <w:sz w:val="24"/>
          <w:szCs w:val="24"/>
        </w:rPr>
        <w:t xml:space="preserve"> </w:t>
      </w:r>
      <w:sdt>
        <w:sdtPr>
          <w:rPr>
            <w:rFonts w:ascii="Times New Roman" w:hAnsi="Times New Roman" w:cs="Times New Roman"/>
            <w:sz w:val="24"/>
            <w:szCs w:val="24"/>
          </w:rPr>
          <w:id w:val="-571196972"/>
          <w:citation/>
        </w:sdtPr>
        <w:sdtContent>
          <w:r w:rsidR="00C56A28">
            <w:rPr>
              <w:rFonts w:ascii="Times New Roman" w:hAnsi="Times New Roman" w:cs="Times New Roman"/>
              <w:sz w:val="24"/>
              <w:szCs w:val="24"/>
            </w:rPr>
            <w:fldChar w:fldCharType="begin"/>
          </w:r>
          <w:r w:rsidR="00C56A28">
            <w:rPr>
              <w:rFonts w:ascii="Times New Roman" w:hAnsi="Times New Roman" w:cs="Times New Roman"/>
              <w:sz w:val="24"/>
              <w:szCs w:val="24"/>
            </w:rPr>
            <w:instrText xml:space="preserve"> CITATION KTL18 \l 1033 </w:instrText>
          </w:r>
          <w:r w:rsidR="00C56A28">
            <w:rPr>
              <w:rFonts w:ascii="Times New Roman" w:hAnsi="Times New Roman" w:cs="Times New Roman"/>
              <w:sz w:val="24"/>
              <w:szCs w:val="24"/>
            </w:rPr>
            <w:fldChar w:fldCharType="separate"/>
          </w:r>
          <w:r w:rsidR="00C56A28" w:rsidRPr="00C56A28">
            <w:rPr>
              <w:rFonts w:ascii="Times New Roman" w:hAnsi="Times New Roman" w:cs="Times New Roman"/>
              <w:noProof/>
              <w:sz w:val="24"/>
              <w:szCs w:val="24"/>
            </w:rPr>
            <w:t>(KTL, 2018)</w:t>
          </w:r>
          <w:r w:rsidR="00C56A28">
            <w:rPr>
              <w:rFonts w:ascii="Times New Roman" w:hAnsi="Times New Roman" w:cs="Times New Roman"/>
              <w:sz w:val="24"/>
              <w:szCs w:val="24"/>
            </w:rPr>
            <w:fldChar w:fldCharType="end"/>
          </w:r>
        </w:sdtContent>
      </w:sdt>
      <w:r w:rsidRPr="00156343">
        <w:rPr>
          <w:rFonts w:ascii="Times New Roman" w:hAnsi="Times New Roman" w:cs="Times New Roman"/>
          <w:sz w:val="24"/>
          <w:szCs w:val="24"/>
        </w:rPr>
        <w:t xml:space="preserve">. However, </w:t>
      </w:r>
      <w:r w:rsidR="00082AA4">
        <w:rPr>
          <w:rFonts w:ascii="Times New Roman" w:hAnsi="Times New Roman" w:cs="Times New Roman"/>
          <w:sz w:val="24"/>
          <w:szCs w:val="24"/>
        </w:rPr>
        <w:t xml:space="preserve">the </w:t>
      </w:r>
      <w:r w:rsidRPr="00156343">
        <w:rPr>
          <w:rFonts w:ascii="Times New Roman" w:hAnsi="Times New Roman" w:cs="Times New Roman"/>
          <w:sz w:val="24"/>
          <w:szCs w:val="24"/>
        </w:rPr>
        <w:t xml:space="preserve">goal </w:t>
      </w:r>
      <w:r w:rsidR="00082AA4">
        <w:rPr>
          <w:rFonts w:ascii="Times New Roman" w:hAnsi="Times New Roman" w:cs="Times New Roman"/>
          <w:sz w:val="24"/>
          <w:szCs w:val="24"/>
        </w:rPr>
        <w:t xml:space="preserve">of this paper </w:t>
      </w:r>
      <w:r w:rsidRPr="00156343">
        <w:rPr>
          <w:rFonts w:ascii="Times New Roman" w:hAnsi="Times New Roman" w:cs="Times New Roman"/>
          <w:sz w:val="24"/>
          <w:szCs w:val="24"/>
        </w:rPr>
        <w:t xml:space="preserve">is to do more than to just pinpoint problematic regions. As the German’s </w:t>
      </w:r>
      <w:r w:rsidR="003B0EC9">
        <w:rPr>
          <w:rFonts w:ascii="Times New Roman" w:hAnsi="Times New Roman" w:cs="Times New Roman"/>
          <w:sz w:val="24"/>
          <w:szCs w:val="24"/>
        </w:rPr>
        <w:t xml:space="preserve">spatiotemporal </w:t>
      </w:r>
      <w:r w:rsidRPr="00156343">
        <w:rPr>
          <w:rFonts w:ascii="Times New Roman" w:hAnsi="Times New Roman" w:cs="Times New Roman"/>
          <w:sz w:val="24"/>
          <w:szCs w:val="24"/>
        </w:rPr>
        <w:t>research, I would like to identify relationships or lack of it between the risks and suicides.</w:t>
      </w:r>
    </w:p>
    <w:p w14:paraId="11EAC97A" w14:textId="7FBFEBC8" w:rsidR="006E7C04" w:rsidRDefault="003B0EC9"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 German paper deals with issue of the increase in suicide in the country. </w:t>
      </w:r>
      <w:r w:rsidR="00C20764">
        <w:rPr>
          <w:rFonts w:ascii="Times New Roman" w:hAnsi="Times New Roman" w:cs="Times New Roman"/>
          <w:sz w:val="24"/>
          <w:szCs w:val="24"/>
        </w:rPr>
        <w:t>It covers time period from 2007 to 2011. The researchers</w:t>
      </w:r>
      <w:r>
        <w:rPr>
          <w:rFonts w:ascii="Times New Roman" w:hAnsi="Times New Roman" w:cs="Times New Roman"/>
          <w:sz w:val="24"/>
          <w:szCs w:val="24"/>
        </w:rPr>
        <w:t xml:space="preserve"> state</w:t>
      </w:r>
      <w:r w:rsidR="00C20764">
        <w:rPr>
          <w:rFonts w:ascii="Times New Roman" w:hAnsi="Times New Roman" w:cs="Times New Roman"/>
          <w:sz w:val="24"/>
          <w:szCs w:val="24"/>
        </w:rPr>
        <w:t xml:space="preserve"> </w:t>
      </w:r>
      <w:r>
        <w:rPr>
          <w:rFonts w:ascii="Times New Roman" w:hAnsi="Times New Roman" w:cs="Times New Roman"/>
          <w:sz w:val="24"/>
          <w:szCs w:val="24"/>
        </w:rPr>
        <w:t xml:space="preserve">the acknowledged fact that reasons behind the increases in suicide are not well understood. The study notes that different German regions behavior differently. It also gives concrete recommendation such as to concentrate preventive measure on vulnerable </w:t>
      </w:r>
      <w:r w:rsidR="00796D71">
        <w:rPr>
          <w:rFonts w:ascii="Times New Roman" w:hAnsi="Times New Roman" w:cs="Times New Roman"/>
          <w:sz w:val="24"/>
          <w:szCs w:val="24"/>
        </w:rPr>
        <w:t>risk populations</w:t>
      </w:r>
      <w:r w:rsidR="00C20764">
        <w:rPr>
          <w:rFonts w:ascii="Times New Roman" w:hAnsi="Times New Roman" w:cs="Times New Roman"/>
          <w:sz w:val="24"/>
          <w:szCs w:val="24"/>
        </w:rPr>
        <w:t xml:space="preserve"> </w:t>
      </w:r>
      <w:sdt>
        <w:sdtPr>
          <w:rPr>
            <w:rFonts w:ascii="Times New Roman" w:hAnsi="Times New Roman" w:cs="Times New Roman"/>
            <w:sz w:val="24"/>
            <w:szCs w:val="24"/>
          </w:rPr>
          <w:id w:val="-906916140"/>
          <w:citation/>
        </w:sdtPr>
        <w:sdtContent>
          <w:r w:rsidR="00C56A28">
            <w:rPr>
              <w:rFonts w:ascii="Times New Roman" w:hAnsi="Times New Roman" w:cs="Times New Roman"/>
              <w:sz w:val="24"/>
              <w:szCs w:val="24"/>
            </w:rPr>
            <w:fldChar w:fldCharType="begin"/>
          </w:r>
          <w:r w:rsidR="00C56A28">
            <w:rPr>
              <w:rFonts w:ascii="Times New Roman" w:hAnsi="Times New Roman" w:cs="Times New Roman"/>
              <w:sz w:val="24"/>
              <w:szCs w:val="24"/>
            </w:rPr>
            <w:instrText xml:space="preserve"> CITATION Hel17 \l 1033 </w:instrText>
          </w:r>
          <w:r w:rsidR="00C56A28">
            <w:rPr>
              <w:rFonts w:ascii="Times New Roman" w:hAnsi="Times New Roman" w:cs="Times New Roman"/>
              <w:sz w:val="24"/>
              <w:szCs w:val="24"/>
            </w:rPr>
            <w:fldChar w:fldCharType="separate"/>
          </w:r>
          <w:r w:rsidR="00C56A28" w:rsidRPr="00C56A28">
            <w:rPr>
              <w:rFonts w:ascii="Times New Roman" w:hAnsi="Times New Roman" w:cs="Times New Roman"/>
              <w:noProof/>
              <w:sz w:val="24"/>
              <w:szCs w:val="24"/>
            </w:rPr>
            <w:t>(Helbich, 2017)</w:t>
          </w:r>
          <w:r w:rsidR="00C56A28">
            <w:rPr>
              <w:rFonts w:ascii="Times New Roman" w:hAnsi="Times New Roman" w:cs="Times New Roman"/>
              <w:sz w:val="24"/>
              <w:szCs w:val="24"/>
            </w:rPr>
            <w:fldChar w:fldCharType="end"/>
          </w:r>
        </w:sdtContent>
      </w:sdt>
      <w:r w:rsidR="00796D71">
        <w:rPr>
          <w:rFonts w:ascii="Times New Roman" w:hAnsi="Times New Roman" w:cs="Times New Roman"/>
          <w:sz w:val="24"/>
          <w:szCs w:val="24"/>
        </w:rPr>
        <w:t>.</w:t>
      </w:r>
    </w:p>
    <w:p w14:paraId="0A3E5346" w14:textId="1B1FF971" w:rsidR="00A43AFA" w:rsidRPr="00156343" w:rsidRDefault="00A43AFA" w:rsidP="006647FA">
      <w:pPr>
        <w:pStyle w:val="ListParagraph"/>
        <w:ind w:left="0" w:firstLine="360"/>
        <w:rPr>
          <w:rFonts w:ascii="Times New Roman" w:hAnsi="Times New Roman" w:cs="Times New Roman"/>
          <w:sz w:val="24"/>
          <w:szCs w:val="24"/>
        </w:rPr>
      </w:pPr>
      <w:r>
        <w:rPr>
          <w:rFonts w:ascii="Times New Roman" w:hAnsi="Times New Roman" w:cs="Times New Roman"/>
          <w:sz w:val="24"/>
          <w:szCs w:val="24"/>
        </w:rPr>
        <w:t>As I have mentioned in the introduction, USA suicide rate increase in recent years is contrasting with a drop in European rates</w:t>
      </w:r>
      <w:r w:rsidR="00C20764">
        <w:rPr>
          <w:rFonts w:ascii="Times New Roman" w:hAnsi="Times New Roman" w:cs="Times New Roman"/>
          <w:sz w:val="24"/>
          <w:szCs w:val="24"/>
        </w:rPr>
        <w:t xml:space="preserve"> </w:t>
      </w:r>
      <w:sdt>
        <w:sdtPr>
          <w:rPr>
            <w:rFonts w:ascii="Times New Roman" w:hAnsi="Times New Roman" w:cs="Times New Roman"/>
            <w:sz w:val="24"/>
            <w:szCs w:val="24"/>
          </w:rPr>
          <w:id w:val="-1216266864"/>
          <w:citation/>
        </w:sdtPr>
        <w:sdtContent>
          <w:r w:rsidR="00C56A28">
            <w:rPr>
              <w:rFonts w:ascii="Times New Roman" w:hAnsi="Times New Roman" w:cs="Times New Roman"/>
              <w:sz w:val="24"/>
              <w:szCs w:val="24"/>
            </w:rPr>
            <w:fldChar w:fldCharType="begin"/>
          </w:r>
          <w:r w:rsidR="00C56A28">
            <w:rPr>
              <w:rFonts w:ascii="Times New Roman" w:hAnsi="Times New Roman" w:cs="Times New Roman"/>
              <w:sz w:val="24"/>
              <w:szCs w:val="24"/>
            </w:rPr>
            <w:instrText xml:space="preserve"> CITATION Gui16 \l 1033 </w:instrText>
          </w:r>
          <w:r w:rsidR="00C56A28">
            <w:rPr>
              <w:rFonts w:ascii="Times New Roman" w:hAnsi="Times New Roman" w:cs="Times New Roman"/>
              <w:sz w:val="24"/>
              <w:szCs w:val="24"/>
            </w:rPr>
            <w:fldChar w:fldCharType="separate"/>
          </w:r>
          <w:r w:rsidR="00C56A28" w:rsidRPr="00C56A28">
            <w:rPr>
              <w:rFonts w:ascii="Times New Roman" w:hAnsi="Times New Roman" w:cs="Times New Roman"/>
              <w:noProof/>
              <w:sz w:val="24"/>
              <w:szCs w:val="24"/>
            </w:rPr>
            <w:t>(Guillaume, 2016)</w:t>
          </w:r>
          <w:r w:rsidR="00C56A2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European rates dropped on </w:t>
      </w:r>
      <w:r>
        <w:rPr>
          <w:rFonts w:ascii="Times New Roman" w:hAnsi="Times New Roman" w:cs="Times New Roman"/>
          <w:sz w:val="24"/>
          <w:szCs w:val="24"/>
        </w:rPr>
        <w:lastRenderedPageBreak/>
        <w:t xml:space="preserve">average almost 23% from 1990 to 2010. The drop was significant in youth and older populations, and much less pronounced in middle aged. This dynamic is </w:t>
      </w:r>
      <w:r w:rsidR="00B63269">
        <w:rPr>
          <w:rFonts w:ascii="Times New Roman" w:hAnsi="Times New Roman" w:cs="Times New Roman"/>
          <w:sz w:val="24"/>
          <w:szCs w:val="24"/>
        </w:rPr>
        <w:t xml:space="preserve">the same as in </w:t>
      </w:r>
      <w:r>
        <w:rPr>
          <w:rFonts w:ascii="Times New Roman" w:hAnsi="Times New Roman" w:cs="Times New Roman"/>
          <w:sz w:val="24"/>
          <w:szCs w:val="24"/>
        </w:rPr>
        <w:t>USA, where middle aged are the most affected.</w:t>
      </w:r>
    </w:p>
    <w:p w14:paraId="47DB6176" w14:textId="0BC54BDA" w:rsidR="00156343" w:rsidRPr="00156343" w:rsidRDefault="00156343" w:rsidP="006647FA">
      <w:pPr>
        <w:pStyle w:val="ListParagraph"/>
        <w:ind w:left="0" w:firstLine="360"/>
        <w:rPr>
          <w:rFonts w:ascii="Times New Roman" w:hAnsi="Times New Roman" w:cs="Times New Roman"/>
          <w:sz w:val="24"/>
          <w:szCs w:val="24"/>
        </w:rPr>
      </w:pPr>
      <w:r w:rsidRPr="00156343">
        <w:rPr>
          <w:rFonts w:ascii="Times New Roman" w:hAnsi="Times New Roman" w:cs="Times New Roman"/>
          <w:sz w:val="24"/>
          <w:szCs w:val="24"/>
        </w:rPr>
        <w:t xml:space="preserve">There was a research into influence of alcohol abuse on suicides </w:t>
      </w:r>
      <w:sdt>
        <w:sdtPr>
          <w:rPr>
            <w:rFonts w:ascii="Times New Roman" w:hAnsi="Times New Roman" w:cs="Times New Roman"/>
            <w:sz w:val="24"/>
            <w:szCs w:val="24"/>
          </w:rPr>
          <w:id w:val="-1285430935"/>
          <w:citation/>
        </w:sdtPr>
        <w:sdtContent>
          <w:r w:rsidR="00C56A28">
            <w:rPr>
              <w:rFonts w:ascii="Times New Roman" w:hAnsi="Times New Roman" w:cs="Times New Roman"/>
              <w:sz w:val="24"/>
              <w:szCs w:val="24"/>
            </w:rPr>
            <w:fldChar w:fldCharType="begin"/>
          </w:r>
          <w:r w:rsidR="00C56A28">
            <w:rPr>
              <w:rFonts w:ascii="Times New Roman" w:hAnsi="Times New Roman" w:cs="Times New Roman"/>
              <w:sz w:val="24"/>
              <w:szCs w:val="24"/>
            </w:rPr>
            <w:instrText xml:space="preserve"> CITATION Pom10 \l 1033 </w:instrText>
          </w:r>
          <w:r w:rsidR="00C56A28">
            <w:rPr>
              <w:rFonts w:ascii="Times New Roman" w:hAnsi="Times New Roman" w:cs="Times New Roman"/>
              <w:sz w:val="24"/>
              <w:szCs w:val="24"/>
            </w:rPr>
            <w:fldChar w:fldCharType="separate"/>
          </w:r>
          <w:r w:rsidR="00C56A28" w:rsidRPr="00C56A28">
            <w:rPr>
              <w:rFonts w:ascii="Times New Roman" w:hAnsi="Times New Roman" w:cs="Times New Roman"/>
              <w:noProof/>
              <w:sz w:val="24"/>
              <w:szCs w:val="24"/>
            </w:rPr>
            <w:t>(Pompili, 2010)</w:t>
          </w:r>
          <w:r w:rsidR="00C56A28">
            <w:rPr>
              <w:rFonts w:ascii="Times New Roman" w:hAnsi="Times New Roman" w:cs="Times New Roman"/>
              <w:sz w:val="24"/>
              <w:szCs w:val="24"/>
            </w:rPr>
            <w:fldChar w:fldCharType="end"/>
          </w:r>
        </w:sdtContent>
      </w:sdt>
      <w:sdt>
        <w:sdtPr>
          <w:rPr>
            <w:rFonts w:ascii="Times New Roman" w:hAnsi="Times New Roman" w:cs="Times New Roman"/>
            <w:sz w:val="24"/>
            <w:szCs w:val="24"/>
          </w:rPr>
          <w:id w:val="-1335454029"/>
          <w:citation/>
        </w:sdtPr>
        <w:sdtContent>
          <w:r w:rsidR="00276E55">
            <w:rPr>
              <w:rFonts w:ascii="Times New Roman" w:hAnsi="Times New Roman" w:cs="Times New Roman"/>
              <w:sz w:val="24"/>
              <w:szCs w:val="24"/>
            </w:rPr>
            <w:fldChar w:fldCharType="begin"/>
          </w:r>
          <w:r w:rsidR="00276E55">
            <w:rPr>
              <w:rFonts w:ascii="Times New Roman" w:hAnsi="Times New Roman" w:cs="Times New Roman"/>
              <w:sz w:val="24"/>
              <w:szCs w:val="24"/>
            </w:rPr>
            <w:instrText xml:space="preserve"> CITATION Lam12 \l 1033 </w:instrText>
          </w:r>
          <w:r w:rsidR="00276E55">
            <w:rPr>
              <w:rFonts w:ascii="Times New Roman" w:hAnsi="Times New Roman" w:cs="Times New Roman"/>
              <w:sz w:val="24"/>
              <w:szCs w:val="24"/>
            </w:rPr>
            <w:fldChar w:fldCharType="separate"/>
          </w:r>
          <w:r w:rsidR="00276E55">
            <w:rPr>
              <w:rFonts w:ascii="Times New Roman" w:hAnsi="Times New Roman" w:cs="Times New Roman"/>
              <w:noProof/>
              <w:sz w:val="24"/>
              <w:szCs w:val="24"/>
            </w:rPr>
            <w:t xml:space="preserve"> </w:t>
          </w:r>
          <w:r w:rsidR="00276E55" w:rsidRPr="00276E55">
            <w:rPr>
              <w:rFonts w:ascii="Times New Roman" w:hAnsi="Times New Roman" w:cs="Times New Roman"/>
              <w:noProof/>
              <w:sz w:val="24"/>
              <w:szCs w:val="24"/>
            </w:rPr>
            <w:t>(Lamis, 2012 )</w:t>
          </w:r>
          <w:r w:rsidR="00276E55">
            <w:rPr>
              <w:rFonts w:ascii="Times New Roman" w:hAnsi="Times New Roman" w:cs="Times New Roman"/>
              <w:sz w:val="24"/>
              <w:szCs w:val="24"/>
            </w:rPr>
            <w:fldChar w:fldCharType="end"/>
          </w:r>
        </w:sdtContent>
      </w:sdt>
      <w:r w:rsidRPr="00156343">
        <w:rPr>
          <w:rFonts w:ascii="Times New Roman" w:hAnsi="Times New Roman" w:cs="Times New Roman"/>
          <w:sz w:val="24"/>
          <w:szCs w:val="24"/>
        </w:rPr>
        <w:t xml:space="preserve">. As the first paper states, alcohol is a risk factor for suicide and more researches need to be allocated in prevention, specifically among vulnerable subpopulation. Other countries experience high suicide rate due to alcohol abuse, specifically Eastern Europe </w:t>
      </w:r>
      <w:sdt>
        <w:sdtPr>
          <w:rPr>
            <w:rFonts w:ascii="Times New Roman" w:hAnsi="Times New Roman" w:cs="Times New Roman"/>
            <w:sz w:val="24"/>
            <w:szCs w:val="24"/>
          </w:rPr>
          <w:id w:val="175710419"/>
          <w:citation/>
        </w:sdtPr>
        <w:sdtContent>
          <w:r w:rsidR="00276E55">
            <w:rPr>
              <w:rFonts w:ascii="Times New Roman" w:hAnsi="Times New Roman" w:cs="Times New Roman"/>
              <w:sz w:val="24"/>
              <w:szCs w:val="24"/>
            </w:rPr>
            <w:fldChar w:fldCharType="begin"/>
          </w:r>
          <w:r w:rsidR="00276E55">
            <w:rPr>
              <w:rFonts w:ascii="Times New Roman" w:hAnsi="Times New Roman" w:cs="Times New Roman"/>
              <w:sz w:val="24"/>
              <w:szCs w:val="24"/>
            </w:rPr>
            <w:instrText xml:space="preserve"> CITATION Lan08 \l 1033 </w:instrText>
          </w:r>
          <w:r w:rsidR="00276E55">
            <w:rPr>
              <w:rFonts w:ascii="Times New Roman" w:hAnsi="Times New Roman" w:cs="Times New Roman"/>
              <w:sz w:val="24"/>
              <w:szCs w:val="24"/>
            </w:rPr>
            <w:fldChar w:fldCharType="separate"/>
          </w:r>
          <w:r w:rsidR="00276E55" w:rsidRPr="00276E55">
            <w:rPr>
              <w:rFonts w:ascii="Times New Roman" w:hAnsi="Times New Roman" w:cs="Times New Roman"/>
              <w:noProof/>
              <w:sz w:val="24"/>
              <w:szCs w:val="24"/>
            </w:rPr>
            <w:t>(Landberg, 2008)</w:t>
          </w:r>
          <w:r w:rsidR="00276E55">
            <w:rPr>
              <w:rFonts w:ascii="Times New Roman" w:hAnsi="Times New Roman" w:cs="Times New Roman"/>
              <w:sz w:val="24"/>
              <w:szCs w:val="24"/>
            </w:rPr>
            <w:fldChar w:fldCharType="end"/>
          </w:r>
        </w:sdtContent>
      </w:sdt>
      <w:r w:rsidRPr="00156343">
        <w:rPr>
          <w:rFonts w:ascii="Times New Roman" w:hAnsi="Times New Roman" w:cs="Times New Roman"/>
          <w:sz w:val="24"/>
          <w:szCs w:val="24"/>
        </w:rPr>
        <w:t xml:space="preserve">. Also interesting is that Russia which has experienced both high rates of alcohol abuse as well as very high suicide rates for the last 50 years </w:t>
      </w:r>
      <w:sdt>
        <w:sdtPr>
          <w:rPr>
            <w:rFonts w:ascii="Times New Roman" w:hAnsi="Times New Roman" w:cs="Times New Roman"/>
            <w:sz w:val="24"/>
            <w:szCs w:val="24"/>
          </w:rPr>
          <w:id w:val="1259802994"/>
          <w:citation/>
        </w:sdtPr>
        <w:sdtContent>
          <w:r w:rsidR="00276E55">
            <w:rPr>
              <w:rFonts w:ascii="Times New Roman" w:hAnsi="Times New Roman" w:cs="Times New Roman"/>
              <w:sz w:val="24"/>
              <w:szCs w:val="24"/>
            </w:rPr>
            <w:fldChar w:fldCharType="begin"/>
          </w:r>
          <w:r w:rsidR="00276E55">
            <w:rPr>
              <w:rFonts w:ascii="Times New Roman" w:hAnsi="Times New Roman" w:cs="Times New Roman"/>
              <w:sz w:val="24"/>
              <w:szCs w:val="24"/>
            </w:rPr>
            <w:instrText xml:space="preserve">CITATION Rusok \l 1033 </w:instrText>
          </w:r>
          <w:r w:rsidR="00276E55">
            <w:rPr>
              <w:rFonts w:ascii="Times New Roman" w:hAnsi="Times New Roman" w:cs="Times New Roman"/>
              <w:sz w:val="24"/>
              <w:szCs w:val="24"/>
            </w:rPr>
            <w:fldChar w:fldCharType="separate"/>
          </w:r>
          <w:r w:rsidR="00276E55" w:rsidRPr="00276E55">
            <w:rPr>
              <w:rFonts w:ascii="Times New Roman" w:hAnsi="Times New Roman" w:cs="Times New Roman"/>
              <w:noProof/>
              <w:sz w:val="24"/>
              <w:szCs w:val="24"/>
            </w:rPr>
            <w:t>(Russian Statistical Yearbook, 2018)</w:t>
          </w:r>
          <w:r w:rsidR="00276E55">
            <w:rPr>
              <w:rFonts w:ascii="Times New Roman" w:hAnsi="Times New Roman" w:cs="Times New Roman"/>
              <w:sz w:val="24"/>
              <w:szCs w:val="24"/>
            </w:rPr>
            <w:fldChar w:fldCharType="end"/>
          </w:r>
        </w:sdtContent>
      </w:sdt>
      <w:sdt>
        <w:sdtPr>
          <w:rPr>
            <w:rFonts w:ascii="Times New Roman" w:hAnsi="Times New Roman" w:cs="Times New Roman"/>
            <w:sz w:val="24"/>
            <w:szCs w:val="24"/>
          </w:rPr>
          <w:id w:val="813221912"/>
          <w:citation/>
        </w:sdtPr>
        <w:sdtContent>
          <w:r w:rsidR="008A7B2E">
            <w:rPr>
              <w:rFonts w:ascii="Times New Roman" w:hAnsi="Times New Roman" w:cs="Times New Roman"/>
              <w:sz w:val="24"/>
              <w:szCs w:val="24"/>
            </w:rPr>
            <w:fldChar w:fldCharType="begin"/>
          </w:r>
          <w:r w:rsidR="008A7B2E">
            <w:rPr>
              <w:rFonts w:ascii="Times New Roman" w:hAnsi="Times New Roman" w:cs="Times New Roman"/>
              <w:sz w:val="24"/>
              <w:szCs w:val="24"/>
            </w:rPr>
            <w:instrText xml:space="preserve"> CITATION Glo11 \l 1033 </w:instrText>
          </w:r>
          <w:r w:rsidR="008A7B2E">
            <w:rPr>
              <w:rFonts w:ascii="Times New Roman" w:hAnsi="Times New Roman" w:cs="Times New Roman"/>
              <w:sz w:val="24"/>
              <w:szCs w:val="24"/>
            </w:rPr>
            <w:fldChar w:fldCharType="separate"/>
          </w:r>
          <w:r w:rsidR="008A7B2E">
            <w:rPr>
              <w:rFonts w:ascii="Times New Roman" w:hAnsi="Times New Roman" w:cs="Times New Roman"/>
              <w:noProof/>
              <w:sz w:val="24"/>
              <w:szCs w:val="24"/>
            </w:rPr>
            <w:t xml:space="preserve"> </w:t>
          </w:r>
          <w:r w:rsidR="008A7B2E" w:rsidRPr="008A7B2E">
            <w:rPr>
              <w:rFonts w:ascii="Times New Roman" w:hAnsi="Times New Roman" w:cs="Times New Roman"/>
              <w:noProof/>
              <w:sz w:val="24"/>
              <w:szCs w:val="24"/>
            </w:rPr>
            <w:t>(Global status report on alcohol and health, WHO, 2011)</w:t>
          </w:r>
          <w:r w:rsidR="008A7B2E">
            <w:rPr>
              <w:rFonts w:ascii="Times New Roman" w:hAnsi="Times New Roman" w:cs="Times New Roman"/>
              <w:sz w:val="24"/>
              <w:szCs w:val="24"/>
            </w:rPr>
            <w:fldChar w:fldCharType="end"/>
          </w:r>
        </w:sdtContent>
      </w:sdt>
      <w:r w:rsidRPr="00156343">
        <w:rPr>
          <w:rFonts w:ascii="Times New Roman" w:hAnsi="Times New Roman" w:cs="Times New Roman"/>
          <w:sz w:val="24"/>
          <w:szCs w:val="24"/>
        </w:rPr>
        <w:t xml:space="preserve">. And as alcohol consumption has dropped, suicide rates went down as well </w:t>
      </w:r>
      <w:sdt>
        <w:sdtPr>
          <w:rPr>
            <w:rFonts w:ascii="Times New Roman" w:hAnsi="Times New Roman" w:cs="Times New Roman"/>
            <w:sz w:val="24"/>
            <w:szCs w:val="24"/>
          </w:rPr>
          <w:id w:val="-116981293"/>
          <w:citation/>
        </w:sdtPr>
        <w:sdtContent>
          <w:r w:rsidR="008A7B2E">
            <w:rPr>
              <w:rFonts w:ascii="Times New Roman" w:hAnsi="Times New Roman" w:cs="Times New Roman"/>
              <w:sz w:val="24"/>
              <w:szCs w:val="24"/>
            </w:rPr>
            <w:fldChar w:fldCharType="begin"/>
          </w:r>
          <w:r w:rsidR="008A7B2E">
            <w:rPr>
              <w:rFonts w:ascii="Times New Roman" w:hAnsi="Times New Roman" w:cs="Times New Roman"/>
              <w:sz w:val="24"/>
              <w:szCs w:val="24"/>
            </w:rPr>
            <w:instrText xml:space="preserve"> CITATION Roc19 \l 1033 </w:instrText>
          </w:r>
          <w:r w:rsidR="008A7B2E">
            <w:rPr>
              <w:rFonts w:ascii="Times New Roman" w:hAnsi="Times New Roman" w:cs="Times New Roman"/>
              <w:sz w:val="24"/>
              <w:szCs w:val="24"/>
            </w:rPr>
            <w:fldChar w:fldCharType="separate"/>
          </w:r>
          <w:r w:rsidR="008A7B2E" w:rsidRPr="008A7B2E">
            <w:rPr>
              <w:rFonts w:ascii="Times New Roman" w:hAnsi="Times New Roman" w:cs="Times New Roman"/>
              <w:noProof/>
              <w:sz w:val="24"/>
              <w:szCs w:val="24"/>
            </w:rPr>
            <w:t>(Rocha, 2019)</w:t>
          </w:r>
          <w:r w:rsidR="008A7B2E">
            <w:rPr>
              <w:rFonts w:ascii="Times New Roman" w:hAnsi="Times New Roman" w:cs="Times New Roman"/>
              <w:sz w:val="24"/>
              <w:szCs w:val="24"/>
            </w:rPr>
            <w:fldChar w:fldCharType="end"/>
          </w:r>
        </w:sdtContent>
      </w:sdt>
      <w:r w:rsidR="00F840B5">
        <w:rPr>
          <w:rFonts w:ascii="Times New Roman" w:hAnsi="Times New Roman" w:cs="Times New Roman"/>
          <w:sz w:val="24"/>
          <w:szCs w:val="24"/>
        </w:rPr>
        <w:t>.</w:t>
      </w:r>
    </w:p>
    <w:p w14:paraId="4636BAFE" w14:textId="64675D5A" w:rsidR="00156343" w:rsidRDefault="00156343" w:rsidP="006647FA">
      <w:pPr>
        <w:pStyle w:val="ListParagraph"/>
        <w:ind w:left="0" w:firstLine="360"/>
        <w:rPr>
          <w:rFonts w:ascii="Times New Roman" w:hAnsi="Times New Roman" w:cs="Times New Roman"/>
          <w:sz w:val="24"/>
          <w:szCs w:val="24"/>
        </w:rPr>
      </w:pPr>
      <w:r w:rsidRPr="00156343">
        <w:rPr>
          <w:rFonts w:ascii="Times New Roman" w:hAnsi="Times New Roman" w:cs="Times New Roman"/>
          <w:sz w:val="24"/>
          <w:szCs w:val="24"/>
        </w:rPr>
        <w:t xml:space="preserve">It appears that many researchers have </w:t>
      </w:r>
      <w:proofErr w:type="gramStart"/>
      <w:r w:rsidRPr="00156343">
        <w:rPr>
          <w:rFonts w:ascii="Times New Roman" w:hAnsi="Times New Roman" w:cs="Times New Roman"/>
          <w:sz w:val="24"/>
          <w:szCs w:val="24"/>
        </w:rPr>
        <w:t>looked into</w:t>
      </w:r>
      <w:proofErr w:type="gramEnd"/>
      <w:r w:rsidRPr="00156343">
        <w:rPr>
          <w:rFonts w:ascii="Times New Roman" w:hAnsi="Times New Roman" w:cs="Times New Roman"/>
          <w:sz w:val="24"/>
          <w:szCs w:val="24"/>
        </w:rPr>
        <w:t xml:space="preserve"> pinpointing alcohol abuse as a suicide factor. However, my goal to quantify the relationship as well as quantify role of alcohol in increase in suicide rates in USA in the last decade and as a factor explaining drastic difference in suicide rates across the states.</w:t>
      </w:r>
    </w:p>
    <w:p w14:paraId="69E8A763" w14:textId="77777777" w:rsidR="00FE2B6C" w:rsidRDefault="00CC020A"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Study in Portugal attempted to connect specific geographical regions with other suicide risks and identify problematic regions. </w:t>
      </w:r>
      <w:r w:rsidR="00AE678E">
        <w:rPr>
          <w:rFonts w:ascii="Times New Roman" w:hAnsi="Times New Roman" w:cs="Times New Roman"/>
          <w:sz w:val="24"/>
          <w:szCs w:val="24"/>
        </w:rPr>
        <w:t>It ask</w:t>
      </w:r>
      <w:r w:rsidR="00B061E9">
        <w:rPr>
          <w:rFonts w:ascii="Times New Roman" w:hAnsi="Times New Roman" w:cs="Times New Roman"/>
          <w:sz w:val="24"/>
          <w:szCs w:val="24"/>
        </w:rPr>
        <w:t>s</w:t>
      </w:r>
      <w:r w:rsidR="00AE678E">
        <w:rPr>
          <w:rFonts w:ascii="Times New Roman" w:hAnsi="Times New Roman" w:cs="Times New Roman"/>
          <w:sz w:val="24"/>
          <w:szCs w:val="24"/>
        </w:rPr>
        <w:t xml:space="preserve"> a very important question: can we develop risk map for suicide rates? </w:t>
      </w:r>
      <w:r>
        <w:rPr>
          <w:rFonts w:ascii="Times New Roman" w:hAnsi="Times New Roman" w:cs="Times New Roman"/>
          <w:sz w:val="24"/>
          <w:szCs w:val="24"/>
        </w:rPr>
        <w:t xml:space="preserve">As a results, it identified the following correlations: </w:t>
      </w:r>
      <w:r w:rsidRPr="00CC020A">
        <w:rPr>
          <w:rFonts w:ascii="Times New Roman" w:hAnsi="Times New Roman" w:cs="Times New Roman"/>
          <w:sz w:val="24"/>
          <w:szCs w:val="24"/>
        </w:rPr>
        <w:t>“…b</w:t>
      </w:r>
      <w:r w:rsidRPr="00CC020A">
        <w:rPr>
          <w:rFonts w:ascii="Times New Roman" w:hAnsi="Times New Roman" w:cs="Times New Roman"/>
          <w:color w:val="000000"/>
          <w:sz w:val="24"/>
          <w:szCs w:val="24"/>
          <w:shd w:val="clear" w:color="auto" w:fill="FFFFFF"/>
        </w:rPr>
        <w:t>eing a foreigner (OR 26.64; 95% CI 13.15-53.97), having no religion (OR 8.65; 95% CI 4.62-16.19) and having lower levels of education (OR 1.20; 95% CI 1.09-3.64) are associated with a higher risk of </w:t>
      </w:r>
      <w:r w:rsidRPr="00CC020A">
        <w:rPr>
          <w:rStyle w:val="highlight"/>
          <w:rFonts w:ascii="Times New Roman" w:hAnsi="Times New Roman" w:cs="Times New Roman"/>
          <w:color w:val="000000"/>
          <w:sz w:val="24"/>
          <w:szCs w:val="24"/>
          <w:shd w:val="clear" w:color="auto" w:fill="FFFFFF"/>
        </w:rPr>
        <w:t>suicide</w:t>
      </w:r>
      <w:r w:rsidRPr="00CC020A">
        <w:rPr>
          <w:rFonts w:ascii="Times New Roman" w:hAnsi="Times New Roman" w:cs="Times New Roman"/>
          <w:color w:val="000000"/>
          <w:sz w:val="24"/>
          <w:szCs w:val="24"/>
          <w:shd w:val="clear" w:color="auto" w:fill="FFFFFF"/>
        </w:rPr>
        <w:t> in Portugal.”</w:t>
      </w:r>
      <w:r w:rsidR="00C20764">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919707582"/>
          <w:citation/>
        </w:sdtPr>
        <w:sdtContent>
          <w:r w:rsidR="008A7B2E">
            <w:rPr>
              <w:rFonts w:ascii="Times New Roman" w:hAnsi="Times New Roman" w:cs="Times New Roman"/>
              <w:color w:val="000000"/>
              <w:sz w:val="24"/>
              <w:szCs w:val="24"/>
              <w:shd w:val="clear" w:color="auto" w:fill="FFFFFF"/>
            </w:rPr>
            <w:fldChar w:fldCharType="begin"/>
          </w:r>
          <w:r w:rsidR="008A7B2E">
            <w:rPr>
              <w:rFonts w:ascii="Times New Roman" w:hAnsi="Times New Roman" w:cs="Times New Roman"/>
              <w:color w:val="000000"/>
              <w:sz w:val="24"/>
              <w:szCs w:val="24"/>
              <w:shd w:val="clear" w:color="auto" w:fill="FFFFFF"/>
            </w:rPr>
            <w:instrText xml:space="preserve"> CITATION Roc19 \l 1033 </w:instrText>
          </w:r>
          <w:r w:rsidR="008A7B2E">
            <w:rPr>
              <w:rFonts w:ascii="Times New Roman" w:hAnsi="Times New Roman" w:cs="Times New Roman"/>
              <w:color w:val="000000"/>
              <w:sz w:val="24"/>
              <w:szCs w:val="24"/>
              <w:shd w:val="clear" w:color="auto" w:fill="FFFFFF"/>
            </w:rPr>
            <w:fldChar w:fldCharType="separate"/>
          </w:r>
          <w:r w:rsidR="008A7B2E" w:rsidRPr="008A7B2E">
            <w:rPr>
              <w:rFonts w:ascii="Times New Roman" w:hAnsi="Times New Roman" w:cs="Times New Roman"/>
              <w:noProof/>
              <w:color w:val="000000"/>
              <w:sz w:val="24"/>
              <w:szCs w:val="24"/>
              <w:shd w:val="clear" w:color="auto" w:fill="FFFFFF"/>
            </w:rPr>
            <w:t>(Rocha, 2019)</w:t>
          </w:r>
          <w:r w:rsidR="008A7B2E">
            <w:rPr>
              <w:rFonts w:ascii="Times New Roman" w:hAnsi="Times New Roman" w:cs="Times New Roman"/>
              <w:color w:val="000000"/>
              <w:sz w:val="24"/>
              <w:szCs w:val="24"/>
              <w:shd w:val="clear" w:color="auto" w:fill="FFFFFF"/>
            </w:rPr>
            <w:fldChar w:fldCharType="end"/>
          </w:r>
        </w:sdtContent>
      </w:sdt>
    </w:p>
    <w:p w14:paraId="2D036E88" w14:textId="19018219" w:rsidR="00CC020A" w:rsidRDefault="00CC020A"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Another study found </w:t>
      </w:r>
      <w:r w:rsidR="00C6710C">
        <w:rPr>
          <w:rFonts w:ascii="Times New Roman" w:hAnsi="Times New Roman" w:cs="Times New Roman"/>
          <w:color w:val="000000"/>
          <w:sz w:val="24"/>
          <w:szCs w:val="24"/>
          <w:shd w:val="clear" w:color="auto" w:fill="FFFFFF"/>
        </w:rPr>
        <w:t>positive correlation</w:t>
      </w:r>
      <w:r w:rsidR="004B345A">
        <w:rPr>
          <w:rFonts w:ascii="Times New Roman" w:hAnsi="Times New Roman" w:cs="Times New Roman"/>
          <w:color w:val="000000"/>
          <w:sz w:val="24"/>
          <w:szCs w:val="24"/>
          <w:shd w:val="clear" w:color="auto" w:fill="FFFFFF"/>
        </w:rPr>
        <w:t xml:space="preserve"> between use of benzodiazepines and suicide.</w:t>
      </w:r>
      <w:r w:rsidR="00B061E9">
        <w:rPr>
          <w:rFonts w:ascii="Times New Roman" w:hAnsi="Times New Roman" w:cs="Times New Roman"/>
          <w:color w:val="000000"/>
          <w:sz w:val="24"/>
          <w:szCs w:val="24"/>
          <w:shd w:val="clear" w:color="auto" w:fill="FFFFFF"/>
        </w:rPr>
        <w:t xml:space="preserve"> The study used binary logistic regression to evaluate </w:t>
      </w:r>
      <w:r w:rsidR="00C6710C">
        <w:rPr>
          <w:rFonts w:ascii="Times New Roman" w:hAnsi="Times New Roman" w:cs="Times New Roman"/>
          <w:color w:val="000000"/>
          <w:sz w:val="24"/>
          <w:szCs w:val="24"/>
          <w:shd w:val="clear" w:color="auto" w:fill="FFFFFF"/>
        </w:rPr>
        <w:t>the association.</w:t>
      </w:r>
      <w:r w:rsidR="004B345A">
        <w:rPr>
          <w:rFonts w:ascii="Times New Roman" w:hAnsi="Times New Roman" w:cs="Times New Roman"/>
          <w:color w:val="000000"/>
          <w:sz w:val="24"/>
          <w:szCs w:val="24"/>
          <w:shd w:val="clear" w:color="auto" w:fill="FFFFFF"/>
        </w:rPr>
        <w:t xml:space="preserve"> Interestingly</w:t>
      </w:r>
      <w:r w:rsidR="00B061E9">
        <w:rPr>
          <w:rFonts w:ascii="Times New Roman" w:hAnsi="Times New Roman" w:cs="Times New Roman"/>
          <w:color w:val="000000"/>
          <w:sz w:val="24"/>
          <w:szCs w:val="24"/>
          <w:shd w:val="clear" w:color="auto" w:fill="FFFFFF"/>
        </w:rPr>
        <w:t>,</w:t>
      </w:r>
      <w:r w:rsidR="004B345A">
        <w:rPr>
          <w:rFonts w:ascii="Times New Roman" w:hAnsi="Times New Roman" w:cs="Times New Roman"/>
          <w:color w:val="000000"/>
          <w:sz w:val="24"/>
          <w:szCs w:val="24"/>
          <w:shd w:val="clear" w:color="auto" w:fill="FFFFFF"/>
        </w:rPr>
        <w:t xml:space="preserve"> benzodiazepines as alcohol are nervous system depressants</w:t>
      </w:r>
      <w:r w:rsidR="00B061E9">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298103973"/>
          <w:citation/>
        </w:sdtPr>
        <w:sdtContent>
          <w:r w:rsidR="008A7B2E">
            <w:rPr>
              <w:rFonts w:ascii="Times New Roman" w:hAnsi="Times New Roman" w:cs="Times New Roman"/>
              <w:color w:val="000000"/>
              <w:sz w:val="24"/>
              <w:szCs w:val="24"/>
              <w:shd w:val="clear" w:color="auto" w:fill="FFFFFF"/>
            </w:rPr>
            <w:fldChar w:fldCharType="begin"/>
          </w:r>
          <w:r w:rsidR="008A7B2E">
            <w:rPr>
              <w:rFonts w:ascii="Times New Roman" w:hAnsi="Times New Roman" w:cs="Times New Roman"/>
              <w:color w:val="000000"/>
              <w:sz w:val="24"/>
              <w:szCs w:val="24"/>
              <w:shd w:val="clear" w:color="auto" w:fill="FFFFFF"/>
            </w:rPr>
            <w:instrText xml:space="preserve"> CITATION Cat19 \l 1033 </w:instrText>
          </w:r>
          <w:r w:rsidR="008A7B2E">
            <w:rPr>
              <w:rFonts w:ascii="Times New Roman" w:hAnsi="Times New Roman" w:cs="Times New Roman"/>
              <w:color w:val="000000"/>
              <w:sz w:val="24"/>
              <w:szCs w:val="24"/>
              <w:shd w:val="clear" w:color="auto" w:fill="FFFFFF"/>
            </w:rPr>
            <w:fldChar w:fldCharType="separate"/>
          </w:r>
          <w:r w:rsidR="008A7B2E" w:rsidRPr="008A7B2E">
            <w:rPr>
              <w:rFonts w:ascii="Times New Roman" w:hAnsi="Times New Roman" w:cs="Times New Roman"/>
              <w:noProof/>
              <w:color w:val="000000"/>
              <w:sz w:val="24"/>
              <w:szCs w:val="24"/>
              <w:shd w:val="clear" w:color="auto" w:fill="FFFFFF"/>
            </w:rPr>
            <w:t>(Cato, 2019)</w:t>
          </w:r>
          <w:r w:rsidR="008A7B2E">
            <w:rPr>
              <w:rFonts w:ascii="Times New Roman" w:hAnsi="Times New Roman" w:cs="Times New Roman"/>
              <w:color w:val="000000"/>
              <w:sz w:val="24"/>
              <w:szCs w:val="24"/>
              <w:shd w:val="clear" w:color="auto" w:fill="FFFFFF"/>
            </w:rPr>
            <w:fldChar w:fldCharType="end"/>
          </w:r>
        </w:sdtContent>
      </w:sdt>
      <w:r w:rsidR="004B345A">
        <w:rPr>
          <w:rFonts w:ascii="Times New Roman" w:hAnsi="Times New Roman" w:cs="Times New Roman"/>
          <w:color w:val="000000"/>
          <w:sz w:val="24"/>
          <w:szCs w:val="24"/>
          <w:shd w:val="clear" w:color="auto" w:fill="FFFFFF"/>
        </w:rPr>
        <w:t>.</w:t>
      </w:r>
    </w:p>
    <w:p w14:paraId="78D760D8" w14:textId="04B52D17" w:rsidR="004B345A" w:rsidRDefault="00D62668"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Methods of suicide can indicate availability of means and other factors, CDC published study shows that suffocation increased sharply in the last 18 years outpacing suicides by means of firearms and poisoning</w:t>
      </w:r>
      <w:r w:rsidR="00C6710C">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222530405"/>
          <w:citation/>
        </w:sdtPr>
        <w:sdtContent>
          <w:r w:rsidR="008A7B2E">
            <w:rPr>
              <w:rFonts w:ascii="Times New Roman" w:hAnsi="Times New Roman" w:cs="Times New Roman"/>
              <w:color w:val="000000"/>
              <w:sz w:val="24"/>
              <w:szCs w:val="24"/>
              <w:shd w:val="clear" w:color="auto" w:fill="FFFFFF"/>
            </w:rPr>
            <w:fldChar w:fldCharType="begin"/>
          </w:r>
          <w:r w:rsidR="008A7B2E">
            <w:rPr>
              <w:rFonts w:ascii="Times New Roman" w:hAnsi="Times New Roman" w:cs="Times New Roman"/>
              <w:color w:val="000000"/>
              <w:sz w:val="24"/>
              <w:szCs w:val="24"/>
              <w:shd w:val="clear" w:color="auto" w:fill="FFFFFF"/>
            </w:rPr>
            <w:instrText xml:space="preserve"> CITATION Cur20 \l 1033 </w:instrText>
          </w:r>
          <w:r w:rsidR="008A7B2E">
            <w:rPr>
              <w:rFonts w:ascii="Times New Roman" w:hAnsi="Times New Roman" w:cs="Times New Roman"/>
              <w:color w:val="000000"/>
              <w:sz w:val="24"/>
              <w:szCs w:val="24"/>
              <w:shd w:val="clear" w:color="auto" w:fill="FFFFFF"/>
            </w:rPr>
            <w:fldChar w:fldCharType="separate"/>
          </w:r>
          <w:r w:rsidR="008A7B2E" w:rsidRPr="008A7B2E">
            <w:rPr>
              <w:rFonts w:ascii="Times New Roman" w:hAnsi="Times New Roman" w:cs="Times New Roman"/>
              <w:noProof/>
              <w:color w:val="000000"/>
              <w:sz w:val="24"/>
              <w:szCs w:val="24"/>
              <w:shd w:val="clear" w:color="auto" w:fill="FFFFFF"/>
            </w:rPr>
            <w:t>(Curtain, 2020)</w:t>
          </w:r>
          <w:r w:rsidR="008A7B2E">
            <w:rPr>
              <w:rFonts w:ascii="Times New Roman" w:hAnsi="Times New Roman" w:cs="Times New Roman"/>
              <w:color w:val="000000"/>
              <w:sz w:val="24"/>
              <w:szCs w:val="24"/>
              <w:shd w:val="clear" w:color="auto" w:fill="FFFFFF"/>
            </w:rPr>
            <w:fldChar w:fldCharType="end"/>
          </w:r>
        </w:sdtContent>
      </w:sdt>
      <w:r w:rsidR="00C6710C">
        <w:rPr>
          <w:rFonts w:ascii="Times New Roman" w:hAnsi="Times New Roman" w:cs="Times New Roman"/>
          <w:color w:val="000000"/>
          <w:sz w:val="24"/>
          <w:szCs w:val="24"/>
          <w:shd w:val="clear" w:color="auto" w:fill="FFFFFF"/>
        </w:rPr>
        <w:t>. The increase applied both to males and females.</w:t>
      </w:r>
      <w:r w:rsidR="00DF27DA">
        <w:rPr>
          <w:rFonts w:ascii="Times New Roman" w:hAnsi="Times New Roman" w:cs="Times New Roman"/>
          <w:color w:val="000000"/>
          <w:sz w:val="24"/>
          <w:szCs w:val="24"/>
          <w:shd w:val="clear" w:color="auto" w:fill="FFFFFF"/>
        </w:rPr>
        <w:t xml:space="preserve"> Interesting finding since there is a lot of focus on role of firearms and drug related poisoning in suicide</w:t>
      </w:r>
      <w:r w:rsidR="005701BC">
        <w:rPr>
          <w:rFonts w:ascii="Times New Roman" w:hAnsi="Times New Roman" w:cs="Times New Roman"/>
          <w:color w:val="000000"/>
          <w:sz w:val="24"/>
          <w:szCs w:val="24"/>
          <w:shd w:val="clear" w:color="auto" w:fill="FFFFFF"/>
        </w:rPr>
        <w:t>s</w:t>
      </w:r>
      <w:r w:rsidR="00DF27DA">
        <w:rPr>
          <w:rFonts w:ascii="Times New Roman" w:hAnsi="Times New Roman" w:cs="Times New Roman"/>
          <w:color w:val="000000"/>
          <w:sz w:val="24"/>
          <w:szCs w:val="24"/>
          <w:shd w:val="clear" w:color="auto" w:fill="FFFFFF"/>
        </w:rPr>
        <w:t>, while role of suffocation might be underappreciated.</w:t>
      </w:r>
    </w:p>
    <w:p w14:paraId="0CBE7EDE" w14:textId="72117D0C" w:rsidR="00D62668" w:rsidRDefault="00D62668"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Heavy </w:t>
      </w:r>
      <w:r w:rsidR="008A7B2E">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pisodic</w:t>
      </w:r>
      <w:r w:rsidR="008A7B2E">
        <w:rPr>
          <w:rFonts w:ascii="Times New Roman" w:hAnsi="Times New Roman" w:cs="Times New Roman"/>
          <w:color w:val="000000"/>
          <w:sz w:val="24"/>
          <w:szCs w:val="24"/>
          <w:shd w:val="clear" w:color="auto" w:fill="FFFFFF"/>
        </w:rPr>
        <w:t>al</w:t>
      </w:r>
      <w:r>
        <w:rPr>
          <w:rFonts w:ascii="Times New Roman" w:hAnsi="Times New Roman" w:cs="Times New Roman"/>
          <w:color w:val="000000"/>
          <w:sz w:val="24"/>
          <w:szCs w:val="24"/>
          <w:shd w:val="clear" w:color="auto" w:fill="FFFFFF"/>
        </w:rPr>
        <w:t xml:space="preserve"> </w:t>
      </w:r>
      <w:r w:rsidR="008A7B2E">
        <w:rPr>
          <w:rFonts w:ascii="Times New Roman" w:hAnsi="Times New Roman" w:cs="Times New Roman"/>
          <w:color w:val="000000"/>
          <w:sz w:val="24"/>
          <w:szCs w:val="24"/>
          <w:shd w:val="clear" w:color="auto" w:fill="FFFFFF"/>
        </w:rPr>
        <w:t>D</w:t>
      </w:r>
      <w:r>
        <w:rPr>
          <w:rFonts w:ascii="Times New Roman" w:hAnsi="Times New Roman" w:cs="Times New Roman"/>
          <w:color w:val="000000"/>
          <w:sz w:val="24"/>
          <w:szCs w:val="24"/>
          <w:shd w:val="clear" w:color="auto" w:fill="FFFFFF"/>
        </w:rPr>
        <w:t xml:space="preserve">rinking </w:t>
      </w:r>
      <w:r w:rsidR="008A7B2E">
        <w:rPr>
          <w:rFonts w:ascii="Times New Roman" w:hAnsi="Times New Roman" w:cs="Times New Roman"/>
          <w:color w:val="000000"/>
          <w:sz w:val="24"/>
          <w:szCs w:val="24"/>
          <w:shd w:val="clear" w:color="auto" w:fill="FFFFFF"/>
        </w:rPr>
        <w:t>(HED)</w:t>
      </w:r>
      <w:ins w:id="7" w:author="O'Connor" w:date="2020-03-17T11:36:00Z">
        <w:r w:rsidR="00681546">
          <w:rPr>
            <w:rFonts w:ascii="Times New Roman" w:hAnsi="Times New Roman" w:cs="Times New Roman"/>
            <w:color w:val="000000"/>
            <w:sz w:val="24"/>
            <w:szCs w:val="24"/>
            <w:shd w:val="clear" w:color="auto" w:fill="FFFFFF"/>
          </w:rPr>
          <w:t xml:space="preserve"> </w:t>
        </w:r>
      </w:ins>
      <w:r>
        <w:rPr>
          <w:rFonts w:ascii="Times New Roman" w:hAnsi="Times New Roman" w:cs="Times New Roman"/>
          <w:color w:val="000000"/>
          <w:sz w:val="24"/>
          <w:szCs w:val="24"/>
          <w:shd w:val="clear" w:color="auto" w:fill="FFFFFF"/>
        </w:rPr>
        <w:t>could be a comorbidity factor for patient with suicide ideation, as the study indicates. It looked at patient with HED and suicide ideation for the last 5 years.</w:t>
      </w:r>
      <w:r w:rsidR="00C6710C">
        <w:rPr>
          <w:rFonts w:ascii="Times New Roman" w:hAnsi="Times New Roman" w:cs="Times New Roman"/>
          <w:color w:val="000000"/>
          <w:sz w:val="24"/>
          <w:szCs w:val="24"/>
          <w:shd w:val="clear" w:color="auto" w:fill="FFFFFF"/>
        </w:rPr>
        <w:t xml:space="preserve"> Again, the study used logistic regression to evaluate the results</w:t>
      </w:r>
      <w:r w:rsidR="005701BC">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518337896"/>
          <w:citation/>
        </w:sdtPr>
        <w:sdtContent>
          <w:r w:rsidR="005701BC">
            <w:rPr>
              <w:rFonts w:ascii="Times New Roman" w:hAnsi="Times New Roman" w:cs="Times New Roman"/>
              <w:color w:val="000000"/>
              <w:sz w:val="24"/>
              <w:szCs w:val="24"/>
              <w:shd w:val="clear" w:color="auto" w:fill="FFFFFF"/>
            </w:rPr>
            <w:fldChar w:fldCharType="begin"/>
          </w:r>
          <w:r w:rsidR="00F840B5">
            <w:rPr>
              <w:rFonts w:ascii="Times New Roman" w:hAnsi="Times New Roman" w:cs="Times New Roman"/>
              <w:color w:val="000000"/>
              <w:sz w:val="24"/>
              <w:szCs w:val="24"/>
              <w:shd w:val="clear" w:color="auto" w:fill="FFFFFF"/>
            </w:rPr>
            <w:instrText xml:space="preserve">CITATION Ric20 \l 1033 </w:instrText>
          </w:r>
          <w:r w:rsidR="005701BC">
            <w:rPr>
              <w:rFonts w:ascii="Times New Roman" w:hAnsi="Times New Roman" w:cs="Times New Roman"/>
              <w:color w:val="000000"/>
              <w:sz w:val="24"/>
              <w:szCs w:val="24"/>
              <w:shd w:val="clear" w:color="auto" w:fill="FFFFFF"/>
            </w:rPr>
            <w:fldChar w:fldCharType="separate"/>
          </w:r>
          <w:r w:rsidR="00F840B5" w:rsidRPr="00F840B5">
            <w:rPr>
              <w:rFonts w:ascii="Times New Roman" w:hAnsi="Times New Roman" w:cs="Times New Roman"/>
              <w:noProof/>
              <w:color w:val="000000"/>
              <w:sz w:val="24"/>
              <w:szCs w:val="24"/>
              <w:shd w:val="clear" w:color="auto" w:fill="FFFFFF"/>
            </w:rPr>
            <w:t>(Richards, 2020)</w:t>
          </w:r>
          <w:r w:rsidR="005701BC">
            <w:rPr>
              <w:rFonts w:ascii="Times New Roman" w:hAnsi="Times New Roman" w:cs="Times New Roman"/>
              <w:color w:val="000000"/>
              <w:sz w:val="24"/>
              <w:szCs w:val="24"/>
              <w:shd w:val="clear" w:color="auto" w:fill="FFFFFF"/>
            </w:rPr>
            <w:fldChar w:fldCharType="end"/>
          </w:r>
        </w:sdtContent>
      </w:sdt>
      <w:r w:rsidR="00C6710C">
        <w:rPr>
          <w:rFonts w:ascii="Times New Roman" w:hAnsi="Times New Roman" w:cs="Times New Roman"/>
          <w:color w:val="000000"/>
          <w:sz w:val="24"/>
          <w:szCs w:val="24"/>
          <w:shd w:val="clear" w:color="auto" w:fill="FFFFFF"/>
        </w:rPr>
        <w:t xml:space="preserve"> </w:t>
      </w:r>
      <w:r w:rsidR="005701BC">
        <w:rPr>
          <w:rFonts w:ascii="Times New Roman" w:hAnsi="Times New Roman" w:cs="Times New Roman"/>
          <w:color w:val="000000"/>
          <w:sz w:val="24"/>
          <w:szCs w:val="24"/>
          <w:shd w:val="clear" w:color="auto" w:fill="FFFFFF"/>
        </w:rPr>
        <w:t>. This study will apply linear regression instead.</w:t>
      </w:r>
    </w:p>
    <w:p w14:paraId="1A3E028E" w14:textId="6FEC02C7" w:rsidR="00156343" w:rsidRDefault="00D62668"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Another study looked at suicides in District Columbia, which is an anomaly in USA in sense that it has much lower rates than the rest of the country. </w:t>
      </w:r>
      <w:r w:rsidR="001B2A6B">
        <w:rPr>
          <w:rFonts w:ascii="Times New Roman" w:hAnsi="Times New Roman" w:cs="Times New Roman"/>
          <w:color w:val="000000"/>
          <w:sz w:val="24"/>
          <w:szCs w:val="24"/>
          <w:shd w:val="clear" w:color="auto" w:fill="FFFFFF"/>
        </w:rPr>
        <w:t xml:space="preserve">The study found that </w:t>
      </w:r>
      <w:r w:rsidR="001B2A6B" w:rsidRPr="001B2A6B">
        <w:rPr>
          <w:rFonts w:ascii="Times New Roman" w:hAnsi="Times New Roman" w:cs="Times New Roman"/>
          <w:color w:val="000000"/>
          <w:sz w:val="24"/>
          <w:szCs w:val="24"/>
          <w:shd w:val="clear" w:color="auto" w:fill="FFFFFF"/>
        </w:rPr>
        <w:t xml:space="preserve">“…ethanol </w:t>
      </w:r>
      <w:r w:rsidR="00C6710C">
        <w:rPr>
          <w:rFonts w:ascii="Times New Roman" w:hAnsi="Times New Roman" w:cs="Times New Roman"/>
          <w:color w:val="000000"/>
          <w:sz w:val="24"/>
          <w:szCs w:val="24"/>
          <w:shd w:val="clear" w:color="auto" w:fill="FFFFFF"/>
        </w:rPr>
        <w:t>(</w:t>
      </w:r>
      <w:r w:rsidR="001B2A6B" w:rsidRPr="001B2A6B">
        <w:rPr>
          <w:rFonts w:ascii="Times New Roman" w:hAnsi="Times New Roman" w:cs="Times New Roman"/>
          <w:color w:val="000000"/>
          <w:sz w:val="24"/>
          <w:szCs w:val="24"/>
          <w:shd w:val="clear" w:color="auto" w:fill="FFFFFF"/>
        </w:rPr>
        <w:t>26.4%), antidepressants (20.1%), opioids (14.9%), and benzodiazepines (12.9%) were the drugs most frequently involved, although the finding of no drugs was most common (33.7%).”</w:t>
      </w:r>
      <w:r w:rsidR="00C6710C">
        <w:rPr>
          <w:rFonts w:ascii="Times New Roman" w:hAnsi="Times New Roman" w:cs="Times New Roman"/>
          <w:color w:val="000000"/>
          <w:sz w:val="24"/>
          <w:szCs w:val="24"/>
          <w:shd w:val="clear" w:color="auto" w:fill="FFFFFF"/>
        </w:rPr>
        <w:t xml:space="preserve"> We can see that ethanol and benzodiazepines were involved in the suicides </w:t>
      </w:r>
      <w:sdt>
        <w:sdtPr>
          <w:rPr>
            <w:rFonts w:ascii="Times New Roman" w:hAnsi="Times New Roman" w:cs="Times New Roman"/>
            <w:color w:val="000000"/>
            <w:sz w:val="24"/>
            <w:szCs w:val="24"/>
            <w:shd w:val="clear" w:color="auto" w:fill="FFFFFF"/>
          </w:rPr>
          <w:id w:val="-931120468"/>
          <w:citation/>
        </w:sdtPr>
        <w:sdtContent>
          <w:r w:rsidR="00F840B5">
            <w:rPr>
              <w:rFonts w:ascii="Times New Roman" w:hAnsi="Times New Roman" w:cs="Times New Roman"/>
              <w:color w:val="000000"/>
              <w:sz w:val="24"/>
              <w:szCs w:val="24"/>
              <w:shd w:val="clear" w:color="auto" w:fill="FFFFFF"/>
            </w:rPr>
            <w:fldChar w:fldCharType="begin"/>
          </w:r>
          <w:r w:rsidR="00F840B5">
            <w:rPr>
              <w:rFonts w:ascii="Times New Roman" w:hAnsi="Times New Roman" w:cs="Times New Roman"/>
              <w:color w:val="000000"/>
              <w:sz w:val="24"/>
              <w:szCs w:val="24"/>
              <w:shd w:val="clear" w:color="auto" w:fill="FFFFFF"/>
            </w:rPr>
            <w:instrText xml:space="preserve"> CITATION Cuc20 \l 1033 </w:instrText>
          </w:r>
          <w:r w:rsidR="00F840B5">
            <w:rPr>
              <w:rFonts w:ascii="Times New Roman" w:hAnsi="Times New Roman" w:cs="Times New Roman"/>
              <w:color w:val="000000"/>
              <w:sz w:val="24"/>
              <w:szCs w:val="24"/>
              <w:shd w:val="clear" w:color="auto" w:fill="FFFFFF"/>
            </w:rPr>
            <w:fldChar w:fldCharType="separate"/>
          </w:r>
          <w:r w:rsidR="00F840B5" w:rsidRPr="00F840B5">
            <w:rPr>
              <w:rFonts w:ascii="Times New Roman" w:hAnsi="Times New Roman" w:cs="Times New Roman"/>
              <w:noProof/>
              <w:color w:val="000000"/>
              <w:sz w:val="24"/>
              <w:szCs w:val="24"/>
              <w:shd w:val="clear" w:color="auto" w:fill="FFFFFF"/>
            </w:rPr>
            <w:t>(Cuchara, 2020)</w:t>
          </w:r>
          <w:r w:rsidR="00F840B5">
            <w:rPr>
              <w:rFonts w:ascii="Times New Roman" w:hAnsi="Times New Roman" w:cs="Times New Roman"/>
              <w:color w:val="000000"/>
              <w:sz w:val="24"/>
              <w:szCs w:val="24"/>
              <w:shd w:val="clear" w:color="auto" w:fill="FFFFFF"/>
            </w:rPr>
            <w:fldChar w:fldCharType="end"/>
          </w:r>
        </w:sdtContent>
      </w:sdt>
      <w:r w:rsidR="00C6710C">
        <w:rPr>
          <w:rFonts w:ascii="Times New Roman" w:hAnsi="Times New Roman" w:cs="Times New Roman"/>
          <w:color w:val="000000"/>
          <w:sz w:val="24"/>
          <w:szCs w:val="24"/>
          <w:shd w:val="clear" w:color="auto" w:fill="FFFFFF"/>
        </w:rPr>
        <w:t>.</w:t>
      </w:r>
      <w:r w:rsidR="00F840B5">
        <w:rPr>
          <w:rFonts w:ascii="Times New Roman" w:hAnsi="Times New Roman" w:cs="Times New Roman"/>
          <w:color w:val="000000"/>
          <w:sz w:val="24"/>
          <w:szCs w:val="24"/>
          <w:shd w:val="clear" w:color="auto" w:fill="FFFFFF"/>
        </w:rPr>
        <w:t xml:space="preserve"> It agrees with this study hypothesis that alcohol is a big player in suicides.</w:t>
      </w:r>
    </w:p>
    <w:p w14:paraId="18CB5149" w14:textId="6D9CCBC0" w:rsidR="00566E09" w:rsidRDefault="00681546" w:rsidP="006647FA">
      <w:pPr>
        <w:pStyle w:val="ListParagraph"/>
        <w:ind w:left="0" w:firstLine="360"/>
        <w:rPr>
          <w:rFonts w:ascii="Times New Roman" w:hAnsi="Times New Roman" w:cs="Times New Roman"/>
          <w:color w:val="000000"/>
          <w:sz w:val="24"/>
          <w:szCs w:val="24"/>
          <w:shd w:val="clear" w:color="auto" w:fill="FFFFFF"/>
        </w:rPr>
      </w:pPr>
      <w:ins w:id="8" w:author="O'Connor" w:date="2020-03-17T11:37:00Z">
        <w:r w:rsidRPr="00681546">
          <w:rPr>
            <w:rFonts w:ascii="Times New Roman" w:hAnsi="Times New Roman" w:cs="Times New Roman"/>
            <w:color w:val="000000"/>
            <w:sz w:val="24"/>
            <w:szCs w:val="24"/>
            <w:shd w:val="clear" w:color="auto" w:fill="FFFFFF"/>
          </w:rPr>
          <w:t>The World Health Organization</w:t>
        </w:r>
      </w:ins>
      <w:r w:rsidR="00566E09">
        <w:rPr>
          <w:rFonts w:ascii="Times New Roman" w:hAnsi="Times New Roman" w:cs="Times New Roman"/>
          <w:color w:val="000000"/>
          <w:sz w:val="24"/>
          <w:szCs w:val="24"/>
          <w:shd w:val="clear" w:color="auto" w:fill="FFFFFF"/>
        </w:rPr>
        <w:t xml:space="preserve"> is a great source of quality information. A study based on this data found correlation between suicides and alcohol consumption as well as unemployment rates</w:t>
      </w:r>
      <w:r w:rsidR="00C6710C">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614634234"/>
          <w:citation/>
        </w:sdtPr>
        <w:sdtContent>
          <w:r w:rsidR="004270FD">
            <w:rPr>
              <w:rFonts w:ascii="Times New Roman" w:hAnsi="Times New Roman" w:cs="Times New Roman"/>
              <w:color w:val="000000"/>
              <w:sz w:val="24"/>
              <w:szCs w:val="24"/>
              <w:shd w:val="clear" w:color="auto" w:fill="FFFFFF"/>
            </w:rPr>
            <w:fldChar w:fldCharType="begin"/>
          </w:r>
          <w:r w:rsidR="004270FD">
            <w:rPr>
              <w:rFonts w:ascii="Times New Roman" w:hAnsi="Times New Roman" w:cs="Times New Roman"/>
              <w:color w:val="000000"/>
              <w:sz w:val="24"/>
              <w:szCs w:val="24"/>
              <w:shd w:val="clear" w:color="auto" w:fill="FFFFFF"/>
            </w:rPr>
            <w:instrText xml:space="preserve"> CITATION Ilg19 \l 1033 </w:instrText>
          </w:r>
          <w:r w:rsidR="004270FD">
            <w:rPr>
              <w:rFonts w:ascii="Times New Roman" w:hAnsi="Times New Roman" w:cs="Times New Roman"/>
              <w:color w:val="000000"/>
              <w:sz w:val="24"/>
              <w:szCs w:val="24"/>
              <w:shd w:val="clear" w:color="auto" w:fill="FFFFFF"/>
            </w:rPr>
            <w:fldChar w:fldCharType="separate"/>
          </w:r>
          <w:r w:rsidR="004270FD" w:rsidRPr="004270FD">
            <w:rPr>
              <w:rFonts w:ascii="Times New Roman" w:hAnsi="Times New Roman" w:cs="Times New Roman"/>
              <w:noProof/>
              <w:color w:val="000000"/>
              <w:sz w:val="24"/>
              <w:szCs w:val="24"/>
              <w:shd w:val="clear" w:color="auto" w:fill="FFFFFF"/>
            </w:rPr>
            <w:t>(Ilgun, 2019)</w:t>
          </w:r>
          <w:r w:rsidR="004270FD">
            <w:rPr>
              <w:rFonts w:ascii="Times New Roman" w:hAnsi="Times New Roman" w:cs="Times New Roman"/>
              <w:color w:val="000000"/>
              <w:sz w:val="24"/>
              <w:szCs w:val="24"/>
              <w:shd w:val="clear" w:color="auto" w:fill="FFFFFF"/>
            </w:rPr>
            <w:fldChar w:fldCharType="end"/>
          </w:r>
        </w:sdtContent>
      </w:sdt>
      <w:r w:rsidR="00566E09">
        <w:rPr>
          <w:rFonts w:ascii="Times New Roman" w:hAnsi="Times New Roman" w:cs="Times New Roman"/>
          <w:color w:val="000000"/>
          <w:sz w:val="24"/>
          <w:szCs w:val="24"/>
          <w:shd w:val="clear" w:color="auto" w:fill="FFFFFF"/>
        </w:rPr>
        <w:t>.</w:t>
      </w:r>
      <w:r w:rsidR="00C6710C">
        <w:rPr>
          <w:rFonts w:ascii="Times New Roman" w:hAnsi="Times New Roman" w:cs="Times New Roman"/>
          <w:color w:val="000000"/>
          <w:sz w:val="24"/>
          <w:szCs w:val="24"/>
          <w:shd w:val="clear" w:color="auto" w:fill="FFFFFF"/>
        </w:rPr>
        <w:t xml:space="preserve"> The study also noted that suicides have multiple complex causes.</w:t>
      </w:r>
      <w:r w:rsidR="004270FD">
        <w:rPr>
          <w:rFonts w:ascii="Times New Roman" w:hAnsi="Times New Roman" w:cs="Times New Roman"/>
          <w:color w:val="000000"/>
          <w:sz w:val="24"/>
          <w:szCs w:val="24"/>
          <w:shd w:val="clear" w:color="auto" w:fill="FFFFFF"/>
        </w:rPr>
        <w:t xml:space="preserve"> Again, the view of suicides as complex phenomena that has many different driving factors aligns with this study.</w:t>
      </w:r>
    </w:p>
    <w:p w14:paraId="4D17C923" w14:textId="632B7A31" w:rsidR="00566E09" w:rsidRDefault="00270453"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 unusual meta-analysis study linking suicides to ecology found dose dependent correlation with levels of lithium in drinking water. As study indicates, more research is needed to confirm the findings</w:t>
      </w:r>
      <w:r w:rsidR="00C6710C">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735653129"/>
          <w:citation/>
        </w:sdtPr>
        <w:sdtContent>
          <w:r w:rsidR="004270FD">
            <w:rPr>
              <w:rFonts w:ascii="Times New Roman" w:hAnsi="Times New Roman" w:cs="Times New Roman"/>
              <w:color w:val="000000"/>
              <w:sz w:val="24"/>
              <w:szCs w:val="24"/>
              <w:shd w:val="clear" w:color="auto" w:fill="FFFFFF"/>
            </w:rPr>
            <w:fldChar w:fldCharType="begin"/>
          </w:r>
          <w:r w:rsidR="004270FD">
            <w:rPr>
              <w:rFonts w:ascii="Times New Roman" w:hAnsi="Times New Roman" w:cs="Times New Roman"/>
              <w:color w:val="000000"/>
              <w:sz w:val="24"/>
              <w:szCs w:val="24"/>
              <w:shd w:val="clear" w:color="auto" w:fill="FFFFFF"/>
            </w:rPr>
            <w:instrText xml:space="preserve"> CITATION Bar19 \l 1033 </w:instrText>
          </w:r>
          <w:r w:rsidR="004270FD">
            <w:rPr>
              <w:rFonts w:ascii="Times New Roman" w:hAnsi="Times New Roman" w:cs="Times New Roman"/>
              <w:color w:val="000000"/>
              <w:sz w:val="24"/>
              <w:szCs w:val="24"/>
              <w:shd w:val="clear" w:color="auto" w:fill="FFFFFF"/>
            </w:rPr>
            <w:fldChar w:fldCharType="separate"/>
          </w:r>
          <w:r w:rsidR="004270FD" w:rsidRPr="004270FD">
            <w:rPr>
              <w:rFonts w:ascii="Times New Roman" w:hAnsi="Times New Roman" w:cs="Times New Roman"/>
              <w:noProof/>
              <w:color w:val="000000"/>
              <w:sz w:val="24"/>
              <w:szCs w:val="24"/>
              <w:shd w:val="clear" w:color="auto" w:fill="FFFFFF"/>
            </w:rPr>
            <w:t>(Barjasteh-Askari, 2019)</w:t>
          </w:r>
          <w:r w:rsidR="004270FD">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 xml:space="preserve">. </w:t>
      </w:r>
      <w:r w:rsidR="004270FD">
        <w:rPr>
          <w:rFonts w:ascii="Times New Roman" w:hAnsi="Times New Roman" w:cs="Times New Roman"/>
          <w:color w:val="000000"/>
          <w:sz w:val="24"/>
          <w:szCs w:val="24"/>
          <w:shd w:val="clear" w:color="auto" w:fill="FFFFFF"/>
        </w:rPr>
        <w:t>Unfortunately, due to lack of reliable data, this fascinating topic won’t be analyzed in this paper.</w:t>
      </w:r>
    </w:p>
    <w:p w14:paraId="100D85BA" w14:textId="01D9B8D9" w:rsidR="00270453" w:rsidRDefault="00270453"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Machine learning becomes a widely used tool in medical research. One study used CNN and gradient boosted trees to predict death from suicide using administrative healthcare system data</w:t>
      </w:r>
      <w:r w:rsidR="00A4348C">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59373334"/>
          <w:citation/>
        </w:sdtPr>
        <w:sdtContent>
          <w:r w:rsidR="004270FD">
            <w:rPr>
              <w:rFonts w:ascii="Times New Roman" w:hAnsi="Times New Roman" w:cs="Times New Roman"/>
              <w:color w:val="000000"/>
              <w:sz w:val="24"/>
              <w:szCs w:val="24"/>
              <w:shd w:val="clear" w:color="auto" w:fill="FFFFFF"/>
            </w:rPr>
            <w:fldChar w:fldCharType="begin"/>
          </w:r>
          <w:r w:rsidR="004270FD">
            <w:rPr>
              <w:rFonts w:ascii="Times New Roman" w:hAnsi="Times New Roman" w:cs="Times New Roman"/>
              <w:color w:val="000000"/>
              <w:sz w:val="24"/>
              <w:szCs w:val="24"/>
              <w:shd w:val="clear" w:color="auto" w:fill="FFFFFF"/>
            </w:rPr>
            <w:instrText xml:space="preserve"> CITATION San19 \l 1033 </w:instrText>
          </w:r>
          <w:r w:rsidR="004270FD">
            <w:rPr>
              <w:rFonts w:ascii="Times New Roman" w:hAnsi="Times New Roman" w:cs="Times New Roman"/>
              <w:color w:val="000000"/>
              <w:sz w:val="24"/>
              <w:szCs w:val="24"/>
              <w:shd w:val="clear" w:color="auto" w:fill="FFFFFF"/>
            </w:rPr>
            <w:fldChar w:fldCharType="separate"/>
          </w:r>
          <w:r w:rsidR="004270FD" w:rsidRPr="004270FD">
            <w:rPr>
              <w:rFonts w:ascii="Times New Roman" w:hAnsi="Times New Roman" w:cs="Times New Roman"/>
              <w:noProof/>
              <w:color w:val="000000"/>
              <w:sz w:val="24"/>
              <w:szCs w:val="24"/>
              <w:shd w:val="clear" w:color="auto" w:fill="FFFFFF"/>
            </w:rPr>
            <w:t>(Sanderson, 2019)</w:t>
          </w:r>
          <w:r w:rsidR="004270FD">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w:t>
      </w:r>
      <w:r w:rsidR="00A4348C">
        <w:rPr>
          <w:rFonts w:ascii="Times New Roman" w:hAnsi="Times New Roman" w:cs="Times New Roman"/>
          <w:color w:val="000000"/>
          <w:sz w:val="24"/>
          <w:szCs w:val="24"/>
          <w:shd w:val="clear" w:color="auto" w:fill="FFFFFF"/>
        </w:rPr>
        <w:t xml:space="preserve"> This study pinpoints a major limitation, which is common for suicide research, </w:t>
      </w:r>
      <w:r w:rsidR="00B32542">
        <w:rPr>
          <w:rFonts w:ascii="Times New Roman" w:hAnsi="Times New Roman" w:cs="Times New Roman"/>
          <w:color w:val="000000"/>
          <w:sz w:val="24"/>
          <w:szCs w:val="24"/>
          <w:shd w:val="clear" w:color="auto" w:fill="FFFFFF"/>
        </w:rPr>
        <w:t>which is the lack of many important predictors in available data.</w:t>
      </w:r>
      <w:r w:rsidR="004270FD">
        <w:rPr>
          <w:rFonts w:ascii="Times New Roman" w:hAnsi="Times New Roman" w:cs="Times New Roman"/>
          <w:color w:val="000000"/>
          <w:sz w:val="24"/>
          <w:szCs w:val="24"/>
          <w:shd w:val="clear" w:color="auto" w:fill="FFFFFF"/>
        </w:rPr>
        <w:t xml:space="preserve"> This limitation was a struggle for the author as well.</w:t>
      </w:r>
    </w:p>
    <w:p w14:paraId="65AEE45A" w14:textId="445331D5" w:rsidR="00270453" w:rsidRDefault="00270453"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Another interesting study found a </w:t>
      </w:r>
      <w:r w:rsidR="001968B6">
        <w:rPr>
          <w:rFonts w:ascii="Times New Roman" w:hAnsi="Times New Roman" w:cs="Times New Roman"/>
          <w:color w:val="000000"/>
          <w:sz w:val="24"/>
          <w:szCs w:val="24"/>
          <w:shd w:val="clear" w:color="auto" w:fill="FFFFFF"/>
        </w:rPr>
        <w:t xml:space="preserve">statistically significant </w:t>
      </w:r>
      <w:r>
        <w:rPr>
          <w:rFonts w:ascii="Times New Roman" w:hAnsi="Times New Roman" w:cs="Times New Roman"/>
          <w:color w:val="000000"/>
          <w:sz w:val="24"/>
          <w:szCs w:val="24"/>
          <w:shd w:val="clear" w:color="auto" w:fill="FFFFFF"/>
        </w:rPr>
        <w:t xml:space="preserve">decrease in suicide rates among these with high school education </w:t>
      </w:r>
      <w:r w:rsidR="001968B6">
        <w:rPr>
          <w:rFonts w:ascii="Times New Roman" w:hAnsi="Times New Roman" w:cs="Times New Roman"/>
          <w:color w:val="000000"/>
          <w:sz w:val="24"/>
          <w:szCs w:val="24"/>
          <w:shd w:val="clear" w:color="auto" w:fill="FFFFFF"/>
        </w:rPr>
        <w:t>or less for each dollar increase in minimum wage</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658654766"/>
          <w:citation/>
        </w:sdtPr>
        <w:sdtContent>
          <w:r w:rsidR="006905A5">
            <w:rPr>
              <w:rFonts w:ascii="Times New Roman" w:hAnsi="Times New Roman" w:cs="Times New Roman"/>
              <w:color w:val="000000"/>
              <w:sz w:val="24"/>
              <w:szCs w:val="24"/>
              <w:shd w:val="clear" w:color="auto" w:fill="FFFFFF"/>
            </w:rPr>
            <w:fldChar w:fldCharType="begin"/>
          </w:r>
          <w:r w:rsidR="006905A5">
            <w:rPr>
              <w:rFonts w:ascii="Times New Roman" w:hAnsi="Times New Roman" w:cs="Times New Roman"/>
              <w:color w:val="000000"/>
              <w:sz w:val="24"/>
              <w:szCs w:val="24"/>
              <w:shd w:val="clear" w:color="auto" w:fill="FFFFFF"/>
            </w:rPr>
            <w:instrText xml:space="preserve"> CITATION Kau20 \l 1033 </w:instrText>
          </w:r>
          <w:r w:rsidR="006905A5">
            <w:rPr>
              <w:rFonts w:ascii="Times New Roman" w:hAnsi="Times New Roman" w:cs="Times New Roman"/>
              <w:color w:val="000000"/>
              <w:sz w:val="24"/>
              <w:szCs w:val="24"/>
              <w:shd w:val="clear" w:color="auto" w:fill="FFFFFF"/>
            </w:rPr>
            <w:fldChar w:fldCharType="separate"/>
          </w:r>
          <w:r w:rsidR="006905A5" w:rsidRPr="006905A5">
            <w:rPr>
              <w:rFonts w:ascii="Times New Roman" w:hAnsi="Times New Roman" w:cs="Times New Roman"/>
              <w:noProof/>
              <w:color w:val="000000"/>
              <w:sz w:val="24"/>
              <w:szCs w:val="24"/>
              <w:shd w:val="clear" w:color="auto" w:fill="FFFFFF"/>
            </w:rPr>
            <w:t>(Kaufman, 2020)</w:t>
          </w:r>
          <w:r w:rsidR="006905A5">
            <w:rPr>
              <w:rFonts w:ascii="Times New Roman" w:hAnsi="Times New Roman" w:cs="Times New Roman"/>
              <w:color w:val="000000"/>
              <w:sz w:val="24"/>
              <w:szCs w:val="24"/>
              <w:shd w:val="clear" w:color="auto" w:fill="FFFFFF"/>
            </w:rPr>
            <w:fldChar w:fldCharType="end"/>
          </w:r>
        </w:sdtContent>
      </w:sdt>
      <w:r w:rsidR="001968B6">
        <w:rPr>
          <w:rFonts w:ascii="Times New Roman" w:hAnsi="Times New Roman" w:cs="Times New Roman"/>
          <w:color w:val="000000"/>
          <w:sz w:val="24"/>
          <w:szCs w:val="24"/>
          <w:shd w:val="clear" w:color="auto" w:fill="FFFFFF"/>
        </w:rPr>
        <w:t xml:space="preserve">. </w:t>
      </w:r>
      <w:r w:rsidR="006905A5">
        <w:rPr>
          <w:rFonts w:ascii="Times New Roman" w:hAnsi="Times New Roman" w:cs="Times New Roman"/>
          <w:color w:val="000000"/>
          <w:sz w:val="24"/>
          <w:szCs w:val="24"/>
          <w:shd w:val="clear" w:color="auto" w:fill="FFFFFF"/>
        </w:rPr>
        <w:t>This research will look at social economic factors as well.</w:t>
      </w:r>
    </w:p>
    <w:p w14:paraId="0C31E9C5" w14:textId="77F09846" w:rsidR="001968B6" w:rsidRDefault="001968B6"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Study in Korea found positive association between long working hours and suicides</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96568307"/>
          <w:citation/>
        </w:sdtPr>
        <w:sdtContent>
          <w:r w:rsidR="006905A5">
            <w:rPr>
              <w:rFonts w:ascii="Times New Roman" w:hAnsi="Times New Roman" w:cs="Times New Roman"/>
              <w:color w:val="000000"/>
              <w:sz w:val="24"/>
              <w:szCs w:val="24"/>
              <w:shd w:val="clear" w:color="auto" w:fill="FFFFFF"/>
            </w:rPr>
            <w:fldChar w:fldCharType="begin"/>
          </w:r>
          <w:r w:rsidR="006905A5">
            <w:rPr>
              <w:rFonts w:ascii="Times New Roman" w:hAnsi="Times New Roman" w:cs="Times New Roman"/>
              <w:color w:val="000000"/>
              <w:sz w:val="24"/>
              <w:szCs w:val="24"/>
              <w:shd w:val="clear" w:color="auto" w:fill="FFFFFF"/>
            </w:rPr>
            <w:instrText xml:space="preserve"> CITATION Lee20 \l 1033 </w:instrText>
          </w:r>
          <w:r w:rsidR="006905A5">
            <w:rPr>
              <w:rFonts w:ascii="Times New Roman" w:hAnsi="Times New Roman" w:cs="Times New Roman"/>
              <w:color w:val="000000"/>
              <w:sz w:val="24"/>
              <w:szCs w:val="24"/>
              <w:shd w:val="clear" w:color="auto" w:fill="FFFFFF"/>
            </w:rPr>
            <w:fldChar w:fldCharType="separate"/>
          </w:r>
          <w:r w:rsidR="006905A5" w:rsidRPr="006905A5">
            <w:rPr>
              <w:rFonts w:ascii="Times New Roman" w:hAnsi="Times New Roman" w:cs="Times New Roman"/>
              <w:noProof/>
              <w:color w:val="000000"/>
              <w:sz w:val="24"/>
              <w:szCs w:val="24"/>
              <w:shd w:val="clear" w:color="auto" w:fill="FFFFFF"/>
            </w:rPr>
            <w:t>(Lee, 2020)</w:t>
          </w:r>
          <w:r w:rsidR="006905A5">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 xml:space="preserve">. </w:t>
      </w:r>
      <w:r w:rsidR="006905A5">
        <w:rPr>
          <w:rFonts w:ascii="Times New Roman" w:hAnsi="Times New Roman" w:cs="Times New Roman"/>
          <w:color w:val="000000"/>
          <w:sz w:val="24"/>
          <w:szCs w:val="24"/>
          <w:shd w:val="clear" w:color="auto" w:fill="FFFFFF"/>
        </w:rPr>
        <w:t>Interesting finding</w:t>
      </w:r>
      <w:r w:rsidR="00412134">
        <w:rPr>
          <w:rFonts w:ascii="Times New Roman" w:hAnsi="Times New Roman" w:cs="Times New Roman"/>
          <w:color w:val="000000"/>
          <w:sz w:val="24"/>
          <w:szCs w:val="24"/>
          <w:shd w:val="clear" w:color="auto" w:fill="FFFFFF"/>
        </w:rPr>
        <w:t>,</w:t>
      </w:r>
      <w:r w:rsidR="006905A5">
        <w:rPr>
          <w:rFonts w:ascii="Times New Roman" w:hAnsi="Times New Roman" w:cs="Times New Roman"/>
          <w:color w:val="000000"/>
          <w:sz w:val="24"/>
          <w:szCs w:val="24"/>
          <w:shd w:val="clear" w:color="auto" w:fill="FFFFFF"/>
        </w:rPr>
        <w:t xml:space="preserve"> since USA has one of the </w:t>
      </w:r>
      <w:r w:rsidR="00412134">
        <w:rPr>
          <w:rFonts w:ascii="Times New Roman" w:hAnsi="Times New Roman" w:cs="Times New Roman"/>
          <w:color w:val="000000"/>
          <w:sz w:val="24"/>
          <w:szCs w:val="24"/>
          <w:shd w:val="clear" w:color="auto" w:fill="FFFFFF"/>
        </w:rPr>
        <w:t>longest working hours in the world.</w:t>
      </w:r>
    </w:p>
    <w:p w14:paraId="1FB971AA" w14:textId="486849AA" w:rsidR="001968B6" w:rsidRDefault="008A40EE"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Reliability of data is always a major concern</w:t>
      </w:r>
      <w:r w:rsidR="00B32542">
        <w:rPr>
          <w:rFonts w:ascii="Times New Roman" w:hAnsi="Times New Roman" w:cs="Times New Roman"/>
          <w:color w:val="000000"/>
          <w:sz w:val="24"/>
          <w:szCs w:val="24"/>
          <w:shd w:val="clear" w:color="auto" w:fill="FFFFFF"/>
        </w:rPr>
        <w:t xml:space="preserve"> in suicide studies</w:t>
      </w:r>
      <w:r>
        <w:rPr>
          <w:rFonts w:ascii="Times New Roman" w:hAnsi="Times New Roman" w:cs="Times New Roman"/>
          <w:color w:val="000000"/>
          <w:sz w:val="24"/>
          <w:szCs w:val="24"/>
          <w:shd w:val="clear" w:color="auto" w:fill="FFFFFF"/>
        </w:rPr>
        <w:t>. A study which compared VA Mortality Data Repository suicide data with death certificates found a major discrepancy</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42199223"/>
          <w:citation/>
        </w:sdtPr>
        <w:sdtContent>
          <w:r w:rsidR="00412134">
            <w:rPr>
              <w:rFonts w:ascii="Times New Roman" w:hAnsi="Times New Roman" w:cs="Times New Roman"/>
              <w:color w:val="000000"/>
              <w:sz w:val="24"/>
              <w:szCs w:val="24"/>
              <w:shd w:val="clear" w:color="auto" w:fill="FFFFFF"/>
            </w:rPr>
            <w:fldChar w:fldCharType="begin"/>
          </w:r>
          <w:r w:rsidR="00412134">
            <w:rPr>
              <w:rFonts w:ascii="Times New Roman" w:hAnsi="Times New Roman" w:cs="Times New Roman"/>
              <w:color w:val="000000"/>
              <w:sz w:val="24"/>
              <w:szCs w:val="24"/>
              <w:shd w:val="clear" w:color="auto" w:fill="FFFFFF"/>
            </w:rPr>
            <w:instrText xml:space="preserve"> CITATION Hof20 \l 1033 </w:instrText>
          </w:r>
          <w:r w:rsidR="00412134">
            <w:rPr>
              <w:rFonts w:ascii="Times New Roman" w:hAnsi="Times New Roman" w:cs="Times New Roman"/>
              <w:color w:val="000000"/>
              <w:sz w:val="24"/>
              <w:szCs w:val="24"/>
              <w:shd w:val="clear" w:color="auto" w:fill="FFFFFF"/>
            </w:rPr>
            <w:fldChar w:fldCharType="separate"/>
          </w:r>
          <w:r w:rsidR="00412134" w:rsidRPr="00412134">
            <w:rPr>
              <w:rFonts w:ascii="Times New Roman" w:hAnsi="Times New Roman" w:cs="Times New Roman"/>
              <w:noProof/>
              <w:color w:val="000000"/>
              <w:sz w:val="24"/>
              <w:szCs w:val="24"/>
              <w:shd w:val="clear" w:color="auto" w:fill="FFFFFF"/>
            </w:rPr>
            <w:t>(Hoffmire, 2020)</w:t>
          </w:r>
          <w:r w:rsidR="00412134">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w:t>
      </w:r>
    </w:p>
    <w:p w14:paraId="0FA6C3E2" w14:textId="36D3D06B" w:rsidR="00B26745" w:rsidRDefault="008A40EE"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Substance abuse disorders are recognizable risk factors for suicides. A study evaluated the risk by type of SA disorder and found that women are more at risk. It also found that multiple SA disorders in the same person increase risk of suicide. Even smoking addiction will increase risk of suicide. </w:t>
      </w:r>
      <w:r w:rsidR="00412134">
        <w:rPr>
          <w:rFonts w:ascii="Times New Roman" w:hAnsi="Times New Roman" w:cs="Times New Roman"/>
          <w:color w:val="000000"/>
          <w:sz w:val="24"/>
          <w:szCs w:val="24"/>
          <w:shd w:val="clear" w:color="auto" w:fill="FFFFFF"/>
        </w:rPr>
        <w:t xml:space="preserve">The study mentioned above addresses the focus of this paper – influence of substance abuse and specifically alcohol onto suicide rates </w:t>
      </w:r>
      <w:sdt>
        <w:sdtPr>
          <w:rPr>
            <w:rFonts w:ascii="Times New Roman" w:hAnsi="Times New Roman" w:cs="Times New Roman"/>
            <w:color w:val="000000"/>
            <w:sz w:val="24"/>
            <w:szCs w:val="24"/>
            <w:shd w:val="clear" w:color="auto" w:fill="FFFFFF"/>
          </w:rPr>
          <w:id w:val="-1505815935"/>
          <w:citation/>
        </w:sdtPr>
        <w:sdtContent>
          <w:r w:rsidR="00412134">
            <w:rPr>
              <w:rFonts w:ascii="Times New Roman" w:hAnsi="Times New Roman" w:cs="Times New Roman"/>
              <w:color w:val="000000"/>
              <w:sz w:val="24"/>
              <w:szCs w:val="24"/>
              <w:shd w:val="clear" w:color="auto" w:fill="FFFFFF"/>
            </w:rPr>
            <w:fldChar w:fldCharType="begin"/>
          </w:r>
          <w:r w:rsidR="00412134">
            <w:rPr>
              <w:rFonts w:ascii="Times New Roman" w:hAnsi="Times New Roman" w:cs="Times New Roman"/>
              <w:color w:val="000000"/>
              <w:sz w:val="24"/>
              <w:szCs w:val="24"/>
              <w:shd w:val="clear" w:color="auto" w:fill="FFFFFF"/>
            </w:rPr>
            <w:instrText xml:space="preserve">CITATION Lyn20 \l 1033 </w:instrText>
          </w:r>
          <w:r w:rsidR="00412134">
            <w:rPr>
              <w:rFonts w:ascii="Times New Roman" w:hAnsi="Times New Roman" w:cs="Times New Roman"/>
              <w:color w:val="000000"/>
              <w:sz w:val="24"/>
              <w:szCs w:val="24"/>
              <w:shd w:val="clear" w:color="auto" w:fill="FFFFFF"/>
            </w:rPr>
            <w:fldChar w:fldCharType="separate"/>
          </w:r>
          <w:r w:rsidR="00412134" w:rsidRPr="00412134">
            <w:rPr>
              <w:rFonts w:ascii="Times New Roman" w:hAnsi="Times New Roman" w:cs="Times New Roman"/>
              <w:noProof/>
              <w:color w:val="000000"/>
              <w:sz w:val="24"/>
              <w:szCs w:val="24"/>
              <w:shd w:val="clear" w:color="auto" w:fill="FFFFFF"/>
            </w:rPr>
            <w:t>(Lynch, 2020)</w:t>
          </w:r>
          <w:r w:rsidR="00412134">
            <w:rPr>
              <w:rFonts w:ascii="Times New Roman" w:hAnsi="Times New Roman" w:cs="Times New Roman"/>
              <w:color w:val="000000"/>
              <w:sz w:val="24"/>
              <w:szCs w:val="24"/>
              <w:shd w:val="clear" w:color="auto" w:fill="FFFFFF"/>
            </w:rPr>
            <w:fldChar w:fldCharType="end"/>
          </w:r>
        </w:sdtContent>
      </w:sdt>
      <w:r w:rsidR="00412134">
        <w:rPr>
          <w:rFonts w:ascii="Times New Roman" w:hAnsi="Times New Roman" w:cs="Times New Roman"/>
          <w:color w:val="000000"/>
          <w:sz w:val="24"/>
          <w:szCs w:val="24"/>
          <w:shd w:val="clear" w:color="auto" w:fill="FFFFFF"/>
        </w:rPr>
        <w:t>.</w:t>
      </w:r>
    </w:p>
    <w:p w14:paraId="3C0D9F14" w14:textId="0E4A6CBF" w:rsidR="008A40EE" w:rsidRDefault="008A40EE"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A study from Japan revealed that </w:t>
      </w:r>
      <w:r w:rsidR="00BF1570">
        <w:rPr>
          <w:rFonts w:ascii="Times New Roman" w:hAnsi="Times New Roman" w:cs="Times New Roman"/>
          <w:color w:val="000000"/>
          <w:sz w:val="24"/>
          <w:szCs w:val="24"/>
          <w:shd w:val="clear" w:color="auto" w:fill="FFFFFF"/>
        </w:rPr>
        <w:t xml:space="preserve">an </w:t>
      </w:r>
      <w:r>
        <w:rPr>
          <w:rFonts w:ascii="Times New Roman" w:hAnsi="Times New Roman" w:cs="Times New Roman"/>
          <w:color w:val="000000"/>
          <w:sz w:val="24"/>
          <w:szCs w:val="24"/>
          <w:shd w:val="clear" w:color="auto" w:fill="FFFFFF"/>
        </w:rPr>
        <w:t xml:space="preserve">increase in government spending to stimulate economy helped to </w:t>
      </w:r>
      <w:r w:rsidR="00BF1570">
        <w:rPr>
          <w:rFonts w:ascii="Times New Roman" w:hAnsi="Times New Roman" w:cs="Times New Roman"/>
          <w:color w:val="000000"/>
          <w:sz w:val="24"/>
          <w:szCs w:val="24"/>
          <w:shd w:val="clear" w:color="auto" w:fill="FFFFFF"/>
        </w:rPr>
        <w:t>decrease mortality from suicide</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894710609"/>
          <w:citation/>
        </w:sdtPr>
        <w:sdtContent>
          <w:r w:rsidR="00412134">
            <w:rPr>
              <w:rFonts w:ascii="Times New Roman" w:hAnsi="Times New Roman" w:cs="Times New Roman"/>
              <w:color w:val="000000"/>
              <w:sz w:val="24"/>
              <w:szCs w:val="24"/>
              <w:shd w:val="clear" w:color="auto" w:fill="FFFFFF"/>
            </w:rPr>
            <w:fldChar w:fldCharType="begin"/>
          </w:r>
          <w:r w:rsidR="00412134">
            <w:rPr>
              <w:rFonts w:ascii="Times New Roman" w:hAnsi="Times New Roman" w:cs="Times New Roman"/>
              <w:color w:val="000000"/>
              <w:sz w:val="24"/>
              <w:szCs w:val="24"/>
              <w:shd w:val="clear" w:color="auto" w:fill="FFFFFF"/>
            </w:rPr>
            <w:instrText xml:space="preserve">CITATION Mat20 \l 1033 </w:instrText>
          </w:r>
          <w:r w:rsidR="00412134">
            <w:rPr>
              <w:rFonts w:ascii="Times New Roman" w:hAnsi="Times New Roman" w:cs="Times New Roman"/>
              <w:color w:val="000000"/>
              <w:sz w:val="24"/>
              <w:szCs w:val="24"/>
              <w:shd w:val="clear" w:color="auto" w:fill="FFFFFF"/>
            </w:rPr>
            <w:fldChar w:fldCharType="separate"/>
          </w:r>
          <w:r w:rsidR="00412134" w:rsidRPr="00412134">
            <w:rPr>
              <w:rFonts w:ascii="Times New Roman" w:hAnsi="Times New Roman" w:cs="Times New Roman"/>
              <w:noProof/>
              <w:color w:val="000000"/>
              <w:sz w:val="24"/>
              <w:szCs w:val="24"/>
              <w:shd w:val="clear" w:color="auto" w:fill="FFFFFF"/>
            </w:rPr>
            <w:t>(Matsubayshi, 2020)</w:t>
          </w:r>
          <w:r w:rsidR="00412134">
            <w:rPr>
              <w:rFonts w:ascii="Times New Roman" w:hAnsi="Times New Roman" w:cs="Times New Roman"/>
              <w:color w:val="000000"/>
              <w:sz w:val="24"/>
              <w:szCs w:val="24"/>
              <w:shd w:val="clear" w:color="auto" w:fill="FFFFFF"/>
            </w:rPr>
            <w:fldChar w:fldCharType="end"/>
          </w:r>
        </w:sdtContent>
      </w:sdt>
      <w:r w:rsidR="00BF1570">
        <w:rPr>
          <w:rFonts w:ascii="Times New Roman" w:hAnsi="Times New Roman" w:cs="Times New Roman"/>
          <w:color w:val="000000"/>
          <w:sz w:val="24"/>
          <w:szCs w:val="24"/>
          <w:shd w:val="clear" w:color="auto" w:fill="FFFFFF"/>
        </w:rPr>
        <w:t xml:space="preserve">. </w:t>
      </w:r>
    </w:p>
    <w:p w14:paraId="54BC3E55" w14:textId="3B6AB6B2" w:rsidR="00942221" w:rsidRDefault="00942221"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Another study from Japan attempted to identify geographical suicide clusters as well as factors leading to an increase in suicides. For men, unemployment was a big factor, while for women, health problems were a factor</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028461046"/>
          <w:citation/>
        </w:sdtPr>
        <w:sdtContent>
          <w:r w:rsidR="00412134">
            <w:rPr>
              <w:rFonts w:ascii="Times New Roman" w:hAnsi="Times New Roman" w:cs="Times New Roman"/>
              <w:color w:val="000000"/>
              <w:sz w:val="24"/>
              <w:szCs w:val="24"/>
              <w:shd w:val="clear" w:color="auto" w:fill="FFFFFF"/>
            </w:rPr>
            <w:fldChar w:fldCharType="begin"/>
          </w:r>
          <w:r w:rsidR="00412134">
            <w:rPr>
              <w:rFonts w:ascii="Times New Roman" w:hAnsi="Times New Roman" w:cs="Times New Roman"/>
              <w:color w:val="000000"/>
              <w:sz w:val="24"/>
              <w:szCs w:val="24"/>
              <w:shd w:val="clear" w:color="auto" w:fill="FFFFFF"/>
            </w:rPr>
            <w:instrText xml:space="preserve"> CITATION Yam20 \l 1033 </w:instrText>
          </w:r>
          <w:r w:rsidR="00412134">
            <w:rPr>
              <w:rFonts w:ascii="Times New Roman" w:hAnsi="Times New Roman" w:cs="Times New Roman"/>
              <w:color w:val="000000"/>
              <w:sz w:val="24"/>
              <w:szCs w:val="24"/>
              <w:shd w:val="clear" w:color="auto" w:fill="FFFFFF"/>
            </w:rPr>
            <w:fldChar w:fldCharType="separate"/>
          </w:r>
          <w:r w:rsidR="00412134" w:rsidRPr="00412134">
            <w:rPr>
              <w:rFonts w:ascii="Times New Roman" w:hAnsi="Times New Roman" w:cs="Times New Roman"/>
              <w:noProof/>
              <w:color w:val="000000"/>
              <w:sz w:val="24"/>
              <w:szCs w:val="24"/>
              <w:shd w:val="clear" w:color="auto" w:fill="FFFFFF"/>
            </w:rPr>
            <w:t>(Yamaoka, 2020)</w:t>
          </w:r>
          <w:r w:rsidR="00412134">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w:t>
      </w:r>
    </w:p>
    <w:p w14:paraId="74F1B88C" w14:textId="62014627" w:rsidR="00BF1570" w:rsidRDefault="00942221"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w:t>
      </w:r>
      <w:r w:rsidR="00BF1570">
        <w:rPr>
          <w:rFonts w:ascii="Times New Roman" w:hAnsi="Times New Roman" w:cs="Times New Roman"/>
          <w:color w:val="000000"/>
          <w:sz w:val="24"/>
          <w:szCs w:val="24"/>
          <w:shd w:val="clear" w:color="auto" w:fill="FFFFFF"/>
        </w:rPr>
        <w:t xml:space="preserve"> effort to use machine learning to predict suicides showed its usefulness. It also </w:t>
      </w:r>
      <w:r w:rsidR="009D58D9">
        <w:rPr>
          <w:rFonts w:ascii="Times New Roman" w:hAnsi="Times New Roman" w:cs="Times New Roman"/>
          <w:color w:val="000000"/>
          <w:sz w:val="24"/>
          <w:szCs w:val="24"/>
          <w:shd w:val="clear" w:color="auto" w:fill="FFFFFF"/>
        </w:rPr>
        <w:t xml:space="preserve">displayed its </w:t>
      </w:r>
      <w:r w:rsidR="00BF1570">
        <w:rPr>
          <w:rFonts w:ascii="Times New Roman" w:hAnsi="Times New Roman" w:cs="Times New Roman"/>
          <w:color w:val="000000"/>
          <w:sz w:val="24"/>
          <w:szCs w:val="24"/>
          <w:shd w:val="clear" w:color="auto" w:fill="FFFFFF"/>
        </w:rPr>
        <w:t>limitations, such as low accidents of suicide attempts to draw strong conclusions. However, mental diseases as expected were good predictors of suicide attempts</w:t>
      </w:r>
      <w:r w:rsidR="00B32542">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946450104"/>
          <w:citation/>
        </w:sdtPr>
        <w:sdtContent>
          <w:r w:rsidR="00900E97">
            <w:rPr>
              <w:rFonts w:ascii="Times New Roman" w:hAnsi="Times New Roman" w:cs="Times New Roman"/>
              <w:color w:val="000000"/>
              <w:sz w:val="24"/>
              <w:szCs w:val="24"/>
              <w:shd w:val="clear" w:color="auto" w:fill="FFFFFF"/>
            </w:rPr>
            <w:fldChar w:fldCharType="begin"/>
          </w:r>
          <w:r w:rsidR="00900E97">
            <w:rPr>
              <w:rFonts w:ascii="Times New Roman" w:hAnsi="Times New Roman" w:cs="Times New Roman"/>
              <w:color w:val="000000"/>
              <w:sz w:val="24"/>
              <w:szCs w:val="24"/>
              <w:shd w:val="clear" w:color="auto" w:fill="FFFFFF"/>
            </w:rPr>
            <w:instrText xml:space="preserve"> CITATION Zhe20 \l 1033 </w:instrText>
          </w:r>
          <w:r w:rsidR="00900E97">
            <w:rPr>
              <w:rFonts w:ascii="Times New Roman" w:hAnsi="Times New Roman" w:cs="Times New Roman"/>
              <w:color w:val="000000"/>
              <w:sz w:val="24"/>
              <w:szCs w:val="24"/>
              <w:shd w:val="clear" w:color="auto" w:fill="FFFFFF"/>
            </w:rPr>
            <w:fldChar w:fldCharType="separate"/>
          </w:r>
          <w:r w:rsidR="00900E97" w:rsidRPr="00900E97">
            <w:rPr>
              <w:rFonts w:ascii="Times New Roman" w:hAnsi="Times New Roman" w:cs="Times New Roman"/>
              <w:noProof/>
              <w:color w:val="000000"/>
              <w:sz w:val="24"/>
              <w:szCs w:val="24"/>
              <w:shd w:val="clear" w:color="auto" w:fill="FFFFFF"/>
            </w:rPr>
            <w:t>(Zheng, 2020)</w:t>
          </w:r>
          <w:r w:rsidR="00900E97">
            <w:rPr>
              <w:rFonts w:ascii="Times New Roman" w:hAnsi="Times New Roman" w:cs="Times New Roman"/>
              <w:color w:val="000000"/>
              <w:sz w:val="24"/>
              <w:szCs w:val="24"/>
              <w:shd w:val="clear" w:color="auto" w:fill="FFFFFF"/>
            </w:rPr>
            <w:fldChar w:fldCharType="end"/>
          </w:r>
        </w:sdtContent>
      </w:sdt>
      <w:r w:rsidR="00BF1570">
        <w:rPr>
          <w:rFonts w:ascii="Times New Roman" w:hAnsi="Times New Roman" w:cs="Times New Roman"/>
          <w:color w:val="000000"/>
          <w:sz w:val="24"/>
          <w:szCs w:val="24"/>
          <w:shd w:val="clear" w:color="auto" w:fill="FFFFFF"/>
        </w:rPr>
        <w:t>.</w:t>
      </w:r>
    </w:p>
    <w:p w14:paraId="0D0A90DD" w14:textId="143DBCF7" w:rsidR="003F4E3D" w:rsidRDefault="003F4E3D"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Interesting study that looked at suicides vs thoughts of suicides pinpointed high tolerance of pain and lack of fear of death as factors which lead one to move from just thinking to committing suicide</w:t>
      </w:r>
      <w:r w:rsidR="00426441">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2120638476"/>
          <w:citation/>
        </w:sdtPr>
        <w:sdtContent>
          <w:r w:rsidR="00900E97">
            <w:rPr>
              <w:rFonts w:ascii="Times New Roman" w:hAnsi="Times New Roman" w:cs="Times New Roman"/>
              <w:color w:val="000000"/>
              <w:sz w:val="24"/>
              <w:szCs w:val="24"/>
              <w:shd w:val="clear" w:color="auto" w:fill="FFFFFF"/>
            </w:rPr>
            <w:fldChar w:fldCharType="begin"/>
          </w:r>
          <w:r w:rsidR="00900E97">
            <w:rPr>
              <w:rFonts w:ascii="Times New Roman" w:hAnsi="Times New Roman" w:cs="Times New Roman"/>
              <w:color w:val="000000"/>
              <w:sz w:val="24"/>
              <w:szCs w:val="24"/>
              <w:shd w:val="clear" w:color="auto" w:fill="FFFFFF"/>
            </w:rPr>
            <w:instrText xml:space="preserve"> CITATION Klo17 \l 1033 </w:instrText>
          </w:r>
          <w:r w:rsidR="00900E97">
            <w:rPr>
              <w:rFonts w:ascii="Times New Roman" w:hAnsi="Times New Roman" w:cs="Times New Roman"/>
              <w:color w:val="000000"/>
              <w:sz w:val="24"/>
              <w:szCs w:val="24"/>
              <w:shd w:val="clear" w:color="auto" w:fill="FFFFFF"/>
            </w:rPr>
            <w:fldChar w:fldCharType="separate"/>
          </w:r>
          <w:r w:rsidR="00900E97" w:rsidRPr="00900E97">
            <w:rPr>
              <w:rFonts w:ascii="Times New Roman" w:hAnsi="Times New Roman" w:cs="Times New Roman"/>
              <w:noProof/>
              <w:color w:val="000000"/>
              <w:sz w:val="24"/>
              <w:szCs w:val="24"/>
              <w:shd w:val="clear" w:color="auto" w:fill="FFFFFF"/>
            </w:rPr>
            <w:t>(Klonsky, 2017)</w:t>
          </w:r>
          <w:r w:rsidR="00900E97">
            <w:rPr>
              <w:rFonts w:ascii="Times New Roman" w:hAnsi="Times New Roman" w:cs="Times New Roman"/>
              <w:color w:val="000000"/>
              <w:sz w:val="24"/>
              <w:szCs w:val="24"/>
              <w:shd w:val="clear" w:color="auto" w:fill="FFFFFF"/>
            </w:rPr>
            <w:fldChar w:fldCharType="end"/>
          </w:r>
        </w:sdtContent>
      </w:sdt>
      <w:r>
        <w:rPr>
          <w:rFonts w:ascii="Times New Roman" w:hAnsi="Times New Roman" w:cs="Times New Roman"/>
          <w:color w:val="000000"/>
          <w:sz w:val="24"/>
          <w:szCs w:val="24"/>
          <w:shd w:val="clear" w:color="auto" w:fill="FFFFFF"/>
        </w:rPr>
        <w:t>.</w:t>
      </w:r>
    </w:p>
    <w:p w14:paraId="7F848FA1" w14:textId="1B1BFF24" w:rsidR="003A280E" w:rsidRDefault="003A280E" w:rsidP="001B2A6B">
      <w:pPr>
        <w:pStyle w:val="ListParagraph"/>
        <w:ind w:left="270" w:firstLine="360"/>
        <w:rPr>
          <w:rFonts w:ascii="Times New Roman" w:hAnsi="Times New Roman" w:cs="Times New Roman"/>
          <w:color w:val="000000"/>
          <w:sz w:val="24"/>
          <w:szCs w:val="24"/>
          <w:shd w:val="clear" w:color="auto" w:fill="FFFFFF"/>
        </w:rPr>
      </w:pPr>
    </w:p>
    <w:p w14:paraId="1C17D003" w14:textId="5893C4F3"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37F79185" w14:textId="2F965CBB"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36703B5D" w14:textId="0AA238ED"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0C6EA348" w14:textId="0B7ACA11"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00A6978A" w14:textId="121046CD"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1578ECC2" w14:textId="5B1F9BFD"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66B0225F" w14:textId="0E23766C"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0182D3E5" w14:textId="1307B6AF"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29F81DC9" w14:textId="2E9B6E91"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1BED77E6" w14:textId="001D6BC4"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03BBF8B0" w14:textId="5D4035CA" w:rsidR="00093ACB" w:rsidRDefault="00093ACB" w:rsidP="001B2A6B">
      <w:pPr>
        <w:pStyle w:val="ListParagraph"/>
        <w:ind w:left="270" w:firstLine="360"/>
        <w:rPr>
          <w:rFonts w:ascii="Times New Roman" w:hAnsi="Times New Roman" w:cs="Times New Roman"/>
          <w:color w:val="000000"/>
          <w:sz w:val="24"/>
          <w:szCs w:val="24"/>
          <w:shd w:val="clear" w:color="auto" w:fill="FFFFFF"/>
        </w:rPr>
      </w:pPr>
    </w:p>
    <w:p w14:paraId="3E904D2B" w14:textId="0E998C26" w:rsidR="009D58D9" w:rsidRDefault="009D58D9" w:rsidP="00093ACB">
      <w:pPr>
        <w:pStyle w:val="Heading1"/>
      </w:pPr>
      <w:bookmarkStart w:id="9" w:name="_Toc39510133"/>
      <w:r w:rsidRPr="009D58D9">
        <w:lastRenderedPageBreak/>
        <w:t>Hypothesis.</w:t>
      </w:r>
      <w:bookmarkEnd w:id="9"/>
      <w:r w:rsidRPr="009D58D9">
        <w:t xml:space="preserve"> </w:t>
      </w:r>
    </w:p>
    <w:p w14:paraId="33A251EA" w14:textId="77777777" w:rsidR="00093ACB" w:rsidRPr="00093ACB" w:rsidRDefault="00093ACB" w:rsidP="00093ACB"/>
    <w:p w14:paraId="7FCAED34" w14:textId="77777777" w:rsidR="00796D71" w:rsidRDefault="006E7C04"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the prior section, the German </w:t>
      </w:r>
      <w:r w:rsidR="00796D71">
        <w:rPr>
          <w:rFonts w:ascii="Times New Roman" w:hAnsi="Times New Roman" w:cs="Times New Roman"/>
          <w:color w:val="000000"/>
          <w:sz w:val="24"/>
          <w:szCs w:val="24"/>
          <w:shd w:val="clear" w:color="auto" w:fill="FFFFFF"/>
        </w:rPr>
        <w:t xml:space="preserve">paper on spatiotemporal suicide risk was mentioned. </w:t>
      </w:r>
      <w:commentRangeStart w:id="10"/>
      <w:r w:rsidR="00796D71">
        <w:rPr>
          <w:rFonts w:ascii="Times New Roman" w:hAnsi="Times New Roman" w:cs="Times New Roman"/>
          <w:color w:val="000000"/>
          <w:sz w:val="24"/>
          <w:szCs w:val="24"/>
          <w:shd w:val="clear" w:color="auto" w:fill="FFFFFF"/>
        </w:rPr>
        <w:t xml:space="preserve">My goal is to apply similar methods to USA. </w:t>
      </w:r>
      <w:commentRangeEnd w:id="10"/>
      <w:r w:rsidR="004A330F">
        <w:rPr>
          <w:rStyle w:val="CommentReference"/>
        </w:rPr>
        <w:commentReference w:id="10"/>
      </w:r>
    </w:p>
    <w:p w14:paraId="562E3BB4" w14:textId="1B86FD37" w:rsidR="006E7C04" w:rsidRDefault="006E7C04" w:rsidP="006647FA">
      <w:pPr>
        <w:pStyle w:val="ListParagraph"/>
        <w:ind w:left="0" w:firstLine="360"/>
        <w:rPr>
          <w:rFonts w:ascii="Times New Roman" w:hAnsi="Times New Roman" w:cs="Times New Roman"/>
          <w:color w:val="000000"/>
          <w:sz w:val="24"/>
          <w:szCs w:val="24"/>
          <w:shd w:val="clear" w:color="auto" w:fill="FFFFFF"/>
        </w:rPr>
      </w:pPr>
      <w:r w:rsidRPr="006E7C04">
        <w:rPr>
          <w:rFonts w:ascii="Times New Roman" w:hAnsi="Times New Roman" w:cs="Times New Roman"/>
          <w:color w:val="000000"/>
          <w:sz w:val="24"/>
          <w:szCs w:val="24"/>
          <w:shd w:val="clear" w:color="auto" w:fill="FFFFFF"/>
        </w:rPr>
        <w:t>USA is even more diverse country than Germany, and different regions (state, county), subpopulation (gender, race, age, Hispanic status, urban vs rural) might show unique linear and no-linear trends, both positive and negative, in regard to suicide when it comes to healthcare utilization (annual check</w:t>
      </w:r>
      <w:r w:rsidR="008317F5">
        <w:rPr>
          <w:rFonts w:ascii="Times New Roman" w:hAnsi="Times New Roman" w:cs="Times New Roman"/>
          <w:color w:val="000000"/>
          <w:sz w:val="24"/>
          <w:szCs w:val="24"/>
          <w:shd w:val="clear" w:color="auto" w:fill="FFFFFF"/>
        </w:rPr>
        <w:t>-</w:t>
      </w:r>
      <w:r w:rsidRPr="006E7C04">
        <w:rPr>
          <w:rFonts w:ascii="Times New Roman" w:hAnsi="Times New Roman" w:cs="Times New Roman"/>
          <w:color w:val="000000"/>
          <w:sz w:val="24"/>
          <w:szCs w:val="24"/>
          <w:shd w:val="clear" w:color="auto" w:fill="FFFFFF"/>
        </w:rPr>
        <w:t xml:space="preserve">ups), median household income, population density, unemployment, depression, mental health status, sleep status, binge drinking, and other risks. </w:t>
      </w:r>
    </w:p>
    <w:p w14:paraId="24ACE5D9" w14:textId="752D5C1D" w:rsidR="003A280E" w:rsidRDefault="003A280E" w:rsidP="006E7C04">
      <w:pPr>
        <w:pStyle w:val="ListParagraph"/>
        <w:ind w:left="270" w:firstLine="360"/>
        <w:rPr>
          <w:rFonts w:ascii="Times New Roman" w:hAnsi="Times New Roman" w:cs="Times New Roman"/>
          <w:color w:val="000000"/>
          <w:sz w:val="24"/>
          <w:szCs w:val="24"/>
          <w:shd w:val="clear" w:color="auto" w:fill="FFFFFF"/>
        </w:rPr>
      </w:pPr>
    </w:p>
    <w:p w14:paraId="6833CA21" w14:textId="25DE4F19"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5C8D3644" w14:textId="3067B3C8"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1568DAC6" w14:textId="729D8C9B"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21281CBB" w14:textId="1AE306AE"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12840566" w14:textId="6DCFD8C4"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59BBD8AE" w14:textId="16746042"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099D7DAD" w14:textId="79EB0413"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48084FE0" w14:textId="01ED31B3"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03985408" w14:textId="05DC6CA3"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74405662" w14:textId="633EF2DA"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00F774E2" w14:textId="304BB3DB"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633FA369" w14:textId="1B6CEA19"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3C5D6EF0" w14:textId="6775CD52" w:rsidR="00093ACB" w:rsidRDefault="00093ACB" w:rsidP="006E7C04">
      <w:pPr>
        <w:pStyle w:val="ListParagraph"/>
        <w:ind w:left="270" w:firstLine="360"/>
        <w:rPr>
          <w:rFonts w:ascii="Times New Roman" w:hAnsi="Times New Roman" w:cs="Times New Roman"/>
          <w:color w:val="000000"/>
          <w:sz w:val="24"/>
          <w:szCs w:val="24"/>
          <w:shd w:val="clear" w:color="auto" w:fill="FFFFFF"/>
        </w:rPr>
      </w:pPr>
    </w:p>
    <w:p w14:paraId="27BF6303" w14:textId="5591BB2F" w:rsidR="00A90420" w:rsidRDefault="00A90420" w:rsidP="00093ACB">
      <w:pPr>
        <w:pStyle w:val="Heading1"/>
        <w:rPr>
          <w:color w:val="000000"/>
          <w:sz w:val="24"/>
          <w:szCs w:val="24"/>
          <w:shd w:val="clear" w:color="auto" w:fill="FFFFFF"/>
        </w:rPr>
      </w:pPr>
      <w:bookmarkStart w:id="11" w:name="_Toc39510134"/>
      <w:r w:rsidRPr="00A90420">
        <w:lastRenderedPageBreak/>
        <w:t>Data and Variables</w:t>
      </w:r>
      <w:r>
        <w:rPr>
          <w:color w:val="000000"/>
          <w:sz w:val="24"/>
          <w:szCs w:val="24"/>
          <w:shd w:val="clear" w:color="auto" w:fill="FFFFFF"/>
        </w:rPr>
        <w:t>.</w:t>
      </w:r>
      <w:bookmarkEnd w:id="11"/>
    </w:p>
    <w:p w14:paraId="52C6E7C5" w14:textId="77777777" w:rsidR="00093ACB" w:rsidRPr="00093ACB" w:rsidRDefault="00093ACB" w:rsidP="00093ACB"/>
    <w:p w14:paraId="57EE83E3" w14:textId="6BD7B8C5" w:rsidR="00A90420" w:rsidRPr="00A90420" w:rsidRDefault="00217BDB" w:rsidP="003B02F7">
      <w:pPr>
        <w:ind w:left="360" w:firstLine="360"/>
        <w:rPr>
          <w:rFonts w:ascii="Times New Roman" w:hAnsi="Times New Roman" w:cs="Times New Roman"/>
          <w:sz w:val="24"/>
          <w:szCs w:val="24"/>
        </w:rPr>
      </w:pPr>
      <w:r>
        <w:rPr>
          <w:rFonts w:ascii="Times New Roman" w:hAnsi="Times New Roman" w:cs="Times New Roman"/>
          <w:sz w:val="24"/>
          <w:szCs w:val="24"/>
        </w:rPr>
        <w:t xml:space="preserve">The </w:t>
      </w:r>
      <w:r w:rsidR="00A90420" w:rsidRPr="00A90420">
        <w:rPr>
          <w:rFonts w:ascii="Times New Roman" w:hAnsi="Times New Roman" w:cs="Times New Roman"/>
          <w:sz w:val="24"/>
          <w:szCs w:val="24"/>
        </w:rPr>
        <w:t xml:space="preserve">data sources </w:t>
      </w:r>
      <w:r w:rsidR="003B02F7">
        <w:rPr>
          <w:rFonts w:ascii="Times New Roman" w:hAnsi="Times New Roman" w:cs="Times New Roman"/>
          <w:sz w:val="24"/>
          <w:szCs w:val="24"/>
        </w:rPr>
        <w:t>are</w:t>
      </w:r>
      <w:r w:rsidR="00A90420" w:rsidRPr="00A90420">
        <w:rPr>
          <w:rFonts w:ascii="Times New Roman" w:hAnsi="Times New Roman" w:cs="Times New Roman"/>
          <w:sz w:val="24"/>
          <w:szCs w:val="24"/>
        </w:rPr>
        <w:t>:</w:t>
      </w:r>
    </w:p>
    <w:p w14:paraId="1B547DB2" w14:textId="2AC98462" w:rsidR="003E15CD" w:rsidRDefault="00A90420" w:rsidP="00A90420">
      <w:pPr>
        <w:pStyle w:val="ListParagraph"/>
        <w:numPr>
          <w:ilvl w:val="0"/>
          <w:numId w:val="3"/>
        </w:numPr>
        <w:spacing w:line="259" w:lineRule="auto"/>
        <w:rPr>
          <w:rFonts w:ascii="Times New Roman" w:hAnsi="Times New Roman" w:cs="Times New Roman"/>
          <w:color w:val="000000"/>
          <w:sz w:val="24"/>
          <w:szCs w:val="24"/>
          <w:shd w:val="clear" w:color="auto" w:fill="FFFFFF"/>
        </w:rPr>
      </w:pPr>
      <w:r w:rsidRPr="003B02F7">
        <w:rPr>
          <w:rFonts w:ascii="Times New Roman" w:hAnsi="Times New Roman" w:cs="Times New Roman"/>
          <w:color w:val="000000"/>
          <w:sz w:val="24"/>
          <w:szCs w:val="24"/>
          <w:shd w:val="clear" w:color="auto" w:fill="FFFFFF"/>
        </w:rPr>
        <w:t>CDC Wonder (Wide-ranging ONline Data for Epidemiologic Research). It contains mortality data for the last 20 years (1999-2018)</w:t>
      </w:r>
      <w:r w:rsidR="00394CF0">
        <w:rPr>
          <w:rFonts w:ascii="Times New Roman" w:hAnsi="Times New Roman" w:cs="Times New Roman"/>
          <w:color w:val="000000"/>
          <w:sz w:val="24"/>
          <w:szCs w:val="24"/>
          <w:shd w:val="clear" w:color="auto" w:fill="FFFFFF"/>
        </w:rPr>
        <w:t xml:space="preserve"> on county level</w:t>
      </w:r>
      <w:r w:rsidRPr="003B02F7">
        <w:rPr>
          <w:rFonts w:ascii="Times New Roman" w:hAnsi="Times New Roman" w:cs="Times New Roman"/>
          <w:color w:val="000000"/>
          <w:sz w:val="24"/>
          <w:szCs w:val="24"/>
          <w:shd w:val="clear" w:color="auto" w:fill="FFFFFF"/>
        </w:rPr>
        <w:t xml:space="preserve">. The data is broken down by region/state/county, age, gender, race, </w:t>
      </w:r>
      <w:r w:rsidR="003E15CD">
        <w:rPr>
          <w:rFonts w:ascii="Times New Roman" w:hAnsi="Times New Roman" w:cs="Times New Roman"/>
          <w:color w:val="000000"/>
          <w:sz w:val="24"/>
          <w:szCs w:val="24"/>
          <w:shd w:val="clear" w:color="auto" w:fill="FFFFFF"/>
        </w:rPr>
        <w:t>Hispanic ethnicity, year, and cause of death</w:t>
      </w:r>
      <w:r w:rsidRPr="003B02F7">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2049214634"/>
          <w:citation/>
        </w:sdtPr>
        <w:sdtContent>
          <w:r w:rsidR="00900E97">
            <w:rPr>
              <w:rFonts w:ascii="Times New Roman" w:hAnsi="Times New Roman" w:cs="Times New Roman"/>
              <w:color w:val="000000"/>
              <w:sz w:val="24"/>
              <w:szCs w:val="24"/>
              <w:shd w:val="clear" w:color="auto" w:fill="FFFFFF"/>
            </w:rPr>
            <w:fldChar w:fldCharType="begin"/>
          </w:r>
          <w:r w:rsidR="00900E97">
            <w:rPr>
              <w:rFonts w:ascii="Times New Roman" w:hAnsi="Times New Roman" w:cs="Times New Roman"/>
              <w:color w:val="000000"/>
              <w:sz w:val="24"/>
              <w:szCs w:val="24"/>
              <w:shd w:val="clear" w:color="auto" w:fill="FFFFFF"/>
            </w:rPr>
            <w:instrText xml:space="preserve"> CITATION CDC \l 1033 </w:instrText>
          </w:r>
          <w:r w:rsidR="00900E97">
            <w:rPr>
              <w:rFonts w:ascii="Times New Roman" w:hAnsi="Times New Roman" w:cs="Times New Roman"/>
              <w:color w:val="000000"/>
              <w:sz w:val="24"/>
              <w:szCs w:val="24"/>
              <w:shd w:val="clear" w:color="auto" w:fill="FFFFFF"/>
            </w:rPr>
            <w:fldChar w:fldCharType="separate"/>
          </w:r>
          <w:r w:rsidR="00900E97" w:rsidRPr="00900E97">
            <w:rPr>
              <w:rFonts w:ascii="Times New Roman" w:hAnsi="Times New Roman" w:cs="Times New Roman"/>
              <w:noProof/>
              <w:color w:val="000000"/>
              <w:sz w:val="24"/>
              <w:szCs w:val="24"/>
              <w:shd w:val="clear" w:color="auto" w:fill="FFFFFF"/>
            </w:rPr>
            <w:t>(CDC Wonder, n.d.)</w:t>
          </w:r>
          <w:r w:rsidR="00900E97">
            <w:rPr>
              <w:rFonts w:ascii="Times New Roman" w:hAnsi="Times New Roman" w:cs="Times New Roman"/>
              <w:color w:val="000000"/>
              <w:sz w:val="24"/>
              <w:szCs w:val="24"/>
              <w:shd w:val="clear" w:color="auto" w:fill="FFFFFF"/>
            </w:rPr>
            <w:fldChar w:fldCharType="end"/>
          </w:r>
        </w:sdtContent>
      </w:sdt>
      <w:r w:rsidRPr="003B02F7">
        <w:rPr>
          <w:rFonts w:ascii="Times New Roman" w:hAnsi="Times New Roman" w:cs="Times New Roman"/>
          <w:color w:val="000000"/>
          <w:sz w:val="24"/>
          <w:szCs w:val="24"/>
          <w:shd w:val="clear" w:color="auto" w:fill="FFFFFF"/>
        </w:rPr>
        <w:t>.</w:t>
      </w:r>
      <w:r w:rsidR="00D2209F">
        <w:rPr>
          <w:rFonts w:ascii="Times New Roman" w:hAnsi="Times New Roman" w:cs="Times New Roman"/>
          <w:color w:val="000000"/>
          <w:sz w:val="24"/>
          <w:szCs w:val="24"/>
          <w:shd w:val="clear" w:color="auto" w:fill="FFFFFF"/>
        </w:rPr>
        <w:t xml:space="preserve"> It contains high level details on all suicides committed in the 20 year period. The data presented in absolute values, as </w:t>
      </w:r>
      <w:r w:rsidR="00394CF0">
        <w:rPr>
          <w:rFonts w:ascii="Times New Roman" w:hAnsi="Times New Roman" w:cs="Times New Roman"/>
          <w:color w:val="000000"/>
          <w:sz w:val="24"/>
          <w:szCs w:val="24"/>
          <w:shd w:val="clear" w:color="auto" w:fill="FFFFFF"/>
        </w:rPr>
        <w:t>crude death</w:t>
      </w:r>
      <w:r w:rsidR="00D2209F">
        <w:rPr>
          <w:rFonts w:ascii="Times New Roman" w:hAnsi="Times New Roman" w:cs="Times New Roman"/>
          <w:color w:val="000000"/>
          <w:sz w:val="24"/>
          <w:szCs w:val="24"/>
          <w:shd w:val="clear" w:color="auto" w:fill="FFFFFF"/>
        </w:rPr>
        <w:t xml:space="preserve"> rate, and as age-adjusted rate as well. </w:t>
      </w:r>
      <w:r w:rsidR="003E15CD">
        <w:rPr>
          <w:rFonts w:ascii="Times New Roman" w:hAnsi="Times New Roman" w:cs="Times New Roman"/>
          <w:color w:val="000000"/>
          <w:sz w:val="24"/>
          <w:szCs w:val="24"/>
          <w:shd w:val="clear" w:color="auto" w:fill="FFFFFF"/>
        </w:rPr>
        <w:t xml:space="preserve">The tool provides 95% confidence interval to evaluate reliability of data. </w:t>
      </w:r>
    </w:p>
    <w:p w14:paraId="74467F1E" w14:textId="1448AD80" w:rsidR="00A90420" w:rsidRPr="003B02F7" w:rsidRDefault="00D2209F" w:rsidP="003E15CD">
      <w:pPr>
        <w:pStyle w:val="ListParagraph"/>
        <w:spacing w:line="259"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ICD10 codes for suicide are X60-X84. Due to privacy concerns some detailed mortality data is masked</w:t>
      </w:r>
      <w:r w:rsidR="003E15CD">
        <w:rPr>
          <w:rFonts w:ascii="Times New Roman" w:hAnsi="Times New Roman" w:cs="Times New Roman"/>
          <w:color w:val="000000"/>
          <w:sz w:val="24"/>
          <w:szCs w:val="24"/>
          <w:shd w:val="clear" w:color="auto" w:fill="FFFFFF"/>
        </w:rPr>
        <w:t xml:space="preserve"> (9 or fewer deaths)</w:t>
      </w:r>
      <w:r>
        <w:rPr>
          <w:rFonts w:ascii="Times New Roman" w:hAnsi="Times New Roman" w:cs="Times New Roman"/>
          <w:color w:val="000000"/>
          <w:sz w:val="24"/>
          <w:szCs w:val="24"/>
          <w:shd w:val="clear" w:color="auto" w:fill="FFFFFF"/>
        </w:rPr>
        <w:t>.</w:t>
      </w:r>
    </w:p>
    <w:p w14:paraId="4F879211" w14:textId="592C013D" w:rsidR="00A90420" w:rsidRPr="00A90420" w:rsidRDefault="00A90420" w:rsidP="00A90420">
      <w:pPr>
        <w:pStyle w:val="ListParagraph"/>
        <w:numPr>
          <w:ilvl w:val="0"/>
          <w:numId w:val="3"/>
        </w:numPr>
        <w:spacing w:line="259" w:lineRule="auto"/>
        <w:rPr>
          <w:rFonts w:ascii="Times New Roman" w:hAnsi="Times New Roman" w:cs="Times New Roman"/>
          <w:sz w:val="24"/>
          <w:szCs w:val="24"/>
        </w:rPr>
      </w:pPr>
      <w:r w:rsidRPr="00A90420">
        <w:rPr>
          <w:rFonts w:ascii="Times New Roman" w:hAnsi="Times New Roman" w:cs="Times New Roman"/>
          <w:sz w:val="24"/>
          <w:szCs w:val="24"/>
        </w:rPr>
        <w:t>500 Cities.</w:t>
      </w:r>
      <w:r w:rsidR="00F3393B">
        <w:rPr>
          <w:rFonts w:ascii="Times New Roman" w:hAnsi="Times New Roman" w:cs="Times New Roman"/>
          <w:sz w:val="24"/>
          <w:szCs w:val="24"/>
        </w:rPr>
        <w:t xml:space="preserve"> A collaborative project between CDC and Robert Wood Johnson foundation.</w:t>
      </w:r>
      <w:r w:rsidRPr="00A90420">
        <w:rPr>
          <w:rFonts w:ascii="Times New Roman" w:hAnsi="Times New Roman" w:cs="Times New Roman"/>
          <w:sz w:val="24"/>
          <w:szCs w:val="24"/>
        </w:rPr>
        <w:t xml:space="preserve"> It contains surveys, recording health behavior for 500 </w:t>
      </w:r>
      <w:r w:rsidR="007651F8">
        <w:rPr>
          <w:rFonts w:ascii="Times New Roman" w:hAnsi="Times New Roman" w:cs="Times New Roman"/>
          <w:sz w:val="24"/>
          <w:szCs w:val="24"/>
        </w:rPr>
        <w:t xml:space="preserve">largest </w:t>
      </w:r>
      <w:r w:rsidRPr="00A90420">
        <w:rPr>
          <w:rFonts w:ascii="Times New Roman" w:hAnsi="Times New Roman" w:cs="Times New Roman"/>
          <w:sz w:val="24"/>
          <w:szCs w:val="24"/>
        </w:rPr>
        <w:t xml:space="preserve">cities across USA </w:t>
      </w:r>
      <w:sdt>
        <w:sdtPr>
          <w:rPr>
            <w:rFonts w:ascii="Times New Roman" w:hAnsi="Times New Roman" w:cs="Times New Roman"/>
            <w:sz w:val="24"/>
            <w:szCs w:val="24"/>
          </w:rPr>
          <w:id w:val="-765078433"/>
          <w:citation/>
        </w:sdtPr>
        <w:sdtContent>
          <w:r w:rsidR="00900E97">
            <w:rPr>
              <w:rFonts w:ascii="Times New Roman" w:hAnsi="Times New Roman" w:cs="Times New Roman"/>
              <w:sz w:val="24"/>
              <w:szCs w:val="24"/>
            </w:rPr>
            <w:fldChar w:fldCharType="begin"/>
          </w:r>
          <w:r w:rsidR="00900E97">
            <w:rPr>
              <w:rFonts w:ascii="Times New Roman" w:hAnsi="Times New Roman" w:cs="Times New Roman"/>
              <w:sz w:val="24"/>
              <w:szCs w:val="24"/>
            </w:rPr>
            <w:instrText xml:space="preserve"> CITATION 500 \l 1033 </w:instrText>
          </w:r>
          <w:r w:rsidR="00900E97">
            <w:rPr>
              <w:rFonts w:ascii="Times New Roman" w:hAnsi="Times New Roman" w:cs="Times New Roman"/>
              <w:sz w:val="24"/>
              <w:szCs w:val="24"/>
            </w:rPr>
            <w:fldChar w:fldCharType="separate"/>
          </w:r>
          <w:r w:rsidR="00900E97" w:rsidRPr="00900E97">
            <w:rPr>
              <w:rFonts w:ascii="Times New Roman" w:hAnsi="Times New Roman" w:cs="Times New Roman"/>
              <w:noProof/>
              <w:sz w:val="24"/>
              <w:szCs w:val="24"/>
            </w:rPr>
            <w:t>(500 Cities: Local Data for Better Health, n.d.)</w:t>
          </w:r>
          <w:r w:rsidR="00900E97">
            <w:rPr>
              <w:rFonts w:ascii="Times New Roman" w:hAnsi="Times New Roman" w:cs="Times New Roman"/>
              <w:sz w:val="24"/>
              <w:szCs w:val="24"/>
            </w:rPr>
            <w:fldChar w:fldCharType="end"/>
          </w:r>
        </w:sdtContent>
      </w:sdt>
      <w:r w:rsidRPr="00A90420">
        <w:rPr>
          <w:rFonts w:ascii="Times New Roman" w:hAnsi="Times New Roman" w:cs="Times New Roman"/>
          <w:sz w:val="24"/>
          <w:szCs w:val="24"/>
        </w:rPr>
        <w:t>. Behavior statistics includes binge drinking, annual check</w:t>
      </w:r>
      <w:r w:rsidR="00D2209F">
        <w:rPr>
          <w:rFonts w:ascii="Times New Roman" w:hAnsi="Times New Roman" w:cs="Times New Roman"/>
          <w:sz w:val="24"/>
          <w:szCs w:val="24"/>
        </w:rPr>
        <w:t>-</w:t>
      </w:r>
      <w:r w:rsidRPr="00A90420">
        <w:rPr>
          <w:rFonts w:ascii="Times New Roman" w:hAnsi="Times New Roman" w:cs="Times New Roman"/>
          <w:sz w:val="24"/>
          <w:szCs w:val="24"/>
        </w:rPr>
        <w:t>ups, mental health status, and other risk factors.</w:t>
      </w:r>
      <w:r w:rsidR="00F3393B">
        <w:rPr>
          <w:rFonts w:ascii="Times New Roman" w:hAnsi="Times New Roman" w:cs="Times New Roman"/>
          <w:sz w:val="24"/>
          <w:szCs w:val="24"/>
        </w:rPr>
        <w:t xml:space="preserve"> </w:t>
      </w:r>
    </w:p>
    <w:p w14:paraId="1EFB6CDF" w14:textId="33C4A9C8" w:rsidR="00A90420" w:rsidRDefault="00A90420" w:rsidP="00A90420">
      <w:pPr>
        <w:pStyle w:val="ListParagraph"/>
        <w:numPr>
          <w:ilvl w:val="0"/>
          <w:numId w:val="3"/>
        </w:numPr>
        <w:spacing w:line="259" w:lineRule="auto"/>
        <w:rPr>
          <w:rFonts w:ascii="Times New Roman" w:hAnsi="Times New Roman" w:cs="Times New Roman"/>
          <w:sz w:val="24"/>
          <w:szCs w:val="24"/>
        </w:rPr>
      </w:pPr>
      <w:r w:rsidRPr="00A90420">
        <w:rPr>
          <w:rFonts w:ascii="Times New Roman" w:hAnsi="Times New Roman" w:cs="Times New Roman"/>
          <w:sz w:val="24"/>
          <w:szCs w:val="24"/>
        </w:rPr>
        <w:t>SAMH</w:t>
      </w:r>
      <w:r>
        <w:rPr>
          <w:rFonts w:ascii="Times New Roman" w:hAnsi="Times New Roman" w:cs="Times New Roman"/>
          <w:sz w:val="24"/>
          <w:szCs w:val="24"/>
        </w:rPr>
        <w:t>S</w:t>
      </w:r>
      <w:r w:rsidRPr="00A90420">
        <w:rPr>
          <w:rFonts w:ascii="Times New Roman" w:hAnsi="Times New Roman" w:cs="Times New Roman"/>
          <w:sz w:val="24"/>
          <w:szCs w:val="24"/>
        </w:rPr>
        <w:t>A</w:t>
      </w:r>
      <w:r>
        <w:rPr>
          <w:rFonts w:ascii="Times New Roman" w:hAnsi="Times New Roman" w:cs="Times New Roman"/>
          <w:sz w:val="24"/>
          <w:szCs w:val="24"/>
        </w:rPr>
        <w:t xml:space="preserve"> (Substance Abuse and Mental Health Service</w:t>
      </w:r>
      <w:r w:rsidR="00426441">
        <w:rPr>
          <w:rFonts w:ascii="Times New Roman" w:hAnsi="Times New Roman" w:cs="Times New Roman"/>
          <w:sz w:val="24"/>
          <w:szCs w:val="24"/>
        </w:rPr>
        <w:t>s</w:t>
      </w:r>
      <w:r>
        <w:rPr>
          <w:rFonts w:ascii="Times New Roman" w:hAnsi="Times New Roman" w:cs="Times New Roman"/>
          <w:sz w:val="24"/>
          <w:szCs w:val="24"/>
        </w:rPr>
        <w:t xml:space="preserve"> Administration) </w:t>
      </w:r>
      <w:r w:rsidR="00382EB6">
        <w:rPr>
          <w:rFonts w:ascii="Times New Roman" w:hAnsi="Times New Roman" w:cs="Times New Roman"/>
          <w:sz w:val="24"/>
          <w:szCs w:val="24"/>
        </w:rPr>
        <w:t>Surveys</w:t>
      </w:r>
      <w:r w:rsidR="00426441">
        <w:rPr>
          <w:rFonts w:ascii="Times New Roman" w:hAnsi="Times New Roman" w:cs="Times New Roman"/>
          <w:sz w:val="24"/>
          <w:szCs w:val="24"/>
        </w:rPr>
        <w:t xml:space="preserve"> </w:t>
      </w:r>
      <w:sdt>
        <w:sdtPr>
          <w:rPr>
            <w:rFonts w:ascii="Times New Roman" w:hAnsi="Times New Roman" w:cs="Times New Roman"/>
            <w:sz w:val="24"/>
            <w:szCs w:val="24"/>
          </w:rPr>
          <w:id w:val="-1368680573"/>
          <w:citation/>
        </w:sdtPr>
        <w:sdtContent>
          <w:r w:rsidR="00900E97">
            <w:rPr>
              <w:rFonts w:ascii="Times New Roman" w:hAnsi="Times New Roman" w:cs="Times New Roman"/>
              <w:sz w:val="24"/>
              <w:szCs w:val="24"/>
            </w:rPr>
            <w:fldChar w:fldCharType="begin"/>
          </w:r>
          <w:r w:rsidR="00900E97">
            <w:rPr>
              <w:rFonts w:ascii="Times New Roman" w:hAnsi="Times New Roman" w:cs="Times New Roman"/>
              <w:sz w:val="24"/>
              <w:szCs w:val="24"/>
            </w:rPr>
            <w:instrText xml:space="preserve"> CITATION SAM \l 1033 </w:instrText>
          </w:r>
          <w:r w:rsidR="00900E97">
            <w:rPr>
              <w:rFonts w:ascii="Times New Roman" w:hAnsi="Times New Roman" w:cs="Times New Roman"/>
              <w:sz w:val="24"/>
              <w:szCs w:val="24"/>
            </w:rPr>
            <w:fldChar w:fldCharType="separate"/>
          </w:r>
          <w:r w:rsidR="00900E97" w:rsidRPr="00900E97">
            <w:rPr>
              <w:rFonts w:ascii="Times New Roman" w:hAnsi="Times New Roman" w:cs="Times New Roman"/>
              <w:noProof/>
              <w:sz w:val="24"/>
              <w:szCs w:val="24"/>
            </w:rPr>
            <w:t>(SAMHSA, n.d.)</w:t>
          </w:r>
          <w:r w:rsidR="00900E97">
            <w:rPr>
              <w:rFonts w:ascii="Times New Roman" w:hAnsi="Times New Roman" w:cs="Times New Roman"/>
              <w:sz w:val="24"/>
              <w:szCs w:val="24"/>
            </w:rPr>
            <w:fldChar w:fldCharType="end"/>
          </w:r>
        </w:sdtContent>
      </w:sdt>
      <w:r w:rsidRPr="00A90420">
        <w:rPr>
          <w:rFonts w:ascii="Times New Roman" w:hAnsi="Times New Roman" w:cs="Times New Roman"/>
          <w:sz w:val="24"/>
          <w:szCs w:val="24"/>
        </w:rPr>
        <w:t xml:space="preserve">. </w:t>
      </w:r>
    </w:p>
    <w:p w14:paraId="227CC00A" w14:textId="4C0FE5F0" w:rsidR="003B02F7" w:rsidRDefault="003B02F7" w:rsidP="00A90420">
      <w:pPr>
        <w:pStyle w:val="ListParagraph"/>
        <w:numPr>
          <w:ilvl w:val="0"/>
          <w:numId w:val="3"/>
        </w:numPr>
        <w:spacing w:line="259" w:lineRule="auto"/>
        <w:rPr>
          <w:rFonts w:ascii="Times New Roman" w:hAnsi="Times New Roman" w:cs="Times New Roman"/>
          <w:sz w:val="24"/>
          <w:szCs w:val="24"/>
        </w:rPr>
      </w:pPr>
      <w:r>
        <w:rPr>
          <w:rFonts w:ascii="Times New Roman" w:hAnsi="Times New Roman" w:cs="Times New Roman"/>
          <w:sz w:val="24"/>
          <w:szCs w:val="24"/>
        </w:rPr>
        <w:t>Census Community Survey</w:t>
      </w:r>
      <w:r w:rsidR="00426441">
        <w:rPr>
          <w:rFonts w:ascii="Times New Roman" w:hAnsi="Times New Roman" w:cs="Times New Roman"/>
          <w:sz w:val="24"/>
          <w:szCs w:val="24"/>
        </w:rPr>
        <w:t xml:space="preserve"> </w:t>
      </w:r>
      <w:sdt>
        <w:sdtPr>
          <w:rPr>
            <w:rFonts w:ascii="Times New Roman" w:hAnsi="Times New Roman" w:cs="Times New Roman"/>
            <w:sz w:val="24"/>
            <w:szCs w:val="24"/>
          </w:rPr>
          <w:id w:val="819549114"/>
          <w:citation/>
        </w:sdtPr>
        <w:sdtContent>
          <w:r w:rsidR="00900E97">
            <w:rPr>
              <w:rFonts w:ascii="Times New Roman" w:hAnsi="Times New Roman" w:cs="Times New Roman"/>
              <w:sz w:val="24"/>
              <w:szCs w:val="24"/>
            </w:rPr>
            <w:fldChar w:fldCharType="begin"/>
          </w:r>
          <w:r w:rsidR="00900E97">
            <w:rPr>
              <w:rFonts w:ascii="Times New Roman" w:hAnsi="Times New Roman" w:cs="Times New Roman"/>
              <w:sz w:val="24"/>
              <w:szCs w:val="24"/>
            </w:rPr>
            <w:instrText xml:space="preserve"> CITATION Ame \l 1033 </w:instrText>
          </w:r>
          <w:r w:rsidR="00900E97">
            <w:rPr>
              <w:rFonts w:ascii="Times New Roman" w:hAnsi="Times New Roman" w:cs="Times New Roman"/>
              <w:sz w:val="24"/>
              <w:szCs w:val="24"/>
            </w:rPr>
            <w:fldChar w:fldCharType="separate"/>
          </w:r>
          <w:r w:rsidR="00900E97" w:rsidRPr="00900E97">
            <w:rPr>
              <w:rFonts w:ascii="Times New Roman" w:hAnsi="Times New Roman" w:cs="Times New Roman"/>
              <w:noProof/>
              <w:sz w:val="24"/>
              <w:szCs w:val="24"/>
            </w:rPr>
            <w:t>(American Community Survey, n.d.)</w:t>
          </w:r>
          <w:r w:rsidR="00900E9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1C922C7" w14:textId="26774B63" w:rsidR="003B02F7" w:rsidRDefault="003B02F7" w:rsidP="00A90420">
      <w:pPr>
        <w:pStyle w:val="ListParagraph"/>
        <w:numPr>
          <w:ilvl w:val="0"/>
          <w:numId w:val="3"/>
        </w:numPr>
        <w:spacing w:line="259" w:lineRule="auto"/>
        <w:rPr>
          <w:rFonts w:ascii="Times New Roman" w:hAnsi="Times New Roman" w:cs="Times New Roman"/>
          <w:sz w:val="24"/>
          <w:szCs w:val="24"/>
        </w:rPr>
      </w:pPr>
      <w:r>
        <w:rPr>
          <w:rFonts w:ascii="Times New Roman" w:hAnsi="Times New Roman" w:cs="Times New Roman"/>
          <w:sz w:val="24"/>
          <w:szCs w:val="24"/>
        </w:rPr>
        <w:t>Census</w:t>
      </w:r>
      <w:r w:rsidR="00426441">
        <w:rPr>
          <w:rFonts w:ascii="Times New Roman" w:hAnsi="Times New Roman" w:cs="Times New Roman"/>
          <w:sz w:val="24"/>
          <w:szCs w:val="24"/>
        </w:rPr>
        <w:t xml:space="preserve"> </w:t>
      </w:r>
      <w:sdt>
        <w:sdtPr>
          <w:rPr>
            <w:rFonts w:ascii="Times New Roman" w:hAnsi="Times New Roman" w:cs="Times New Roman"/>
            <w:sz w:val="24"/>
            <w:szCs w:val="24"/>
          </w:rPr>
          <w:id w:val="-1356959674"/>
          <w:citation/>
        </w:sdtPr>
        <w:sdtContent>
          <w:r w:rsidR="00900E97">
            <w:rPr>
              <w:rFonts w:ascii="Times New Roman" w:hAnsi="Times New Roman" w:cs="Times New Roman"/>
              <w:sz w:val="24"/>
              <w:szCs w:val="24"/>
            </w:rPr>
            <w:fldChar w:fldCharType="begin"/>
          </w:r>
          <w:r w:rsidR="00900E97">
            <w:rPr>
              <w:rFonts w:ascii="Times New Roman" w:hAnsi="Times New Roman" w:cs="Times New Roman"/>
              <w:sz w:val="24"/>
              <w:szCs w:val="24"/>
            </w:rPr>
            <w:instrText xml:space="preserve"> CITATION Cen \l 1033 </w:instrText>
          </w:r>
          <w:r w:rsidR="00900E97">
            <w:rPr>
              <w:rFonts w:ascii="Times New Roman" w:hAnsi="Times New Roman" w:cs="Times New Roman"/>
              <w:sz w:val="24"/>
              <w:szCs w:val="24"/>
            </w:rPr>
            <w:fldChar w:fldCharType="separate"/>
          </w:r>
          <w:r w:rsidR="00900E97" w:rsidRPr="00900E97">
            <w:rPr>
              <w:rFonts w:ascii="Times New Roman" w:hAnsi="Times New Roman" w:cs="Times New Roman"/>
              <w:noProof/>
              <w:sz w:val="24"/>
              <w:szCs w:val="24"/>
            </w:rPr>
            <w:t>(Census, n.d.)</w:t>
          </w:r>
          <w:r w:rsidR="00900E9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363500C" w14:textId="37FF6E07" w:rsidR="003B02F7" w:rsidRPr="00A90420" w:rsidRDefault="003B02F7" w:rsidP="00A90420">
      <w:pPr>
        <w:pStyle w:val="ListParagraph"/>
        <w:numPr>
          <w:ilvl w:val="0"/>
          <w:numId w:val="3"/>
        </w:numPr>
        <w:spacing w:line="259" w:lineRule="auto"/>
        <w:rPr>
          <w:rFonts w:ascii="Times New Roman" w:hAnsi="Times New Roman" w:cs="Times New Roman"/>
          <w:sz w:val="24"/>
          <w:szCs w:val="24"/>
        </w:rPr>
      </w:pPr>
      <w:r>
        <w:rPr>
          <w:rFonts w:ascii="Times New Roman" w:hAnsi="Times New Roman" w:cs="Times New Roman"/>
          <w:sz w:val="24"/>
          <w:szCs w:val="24"/>
        </w:rPr>
        <w:t>USA Bureau of Labor Statistics</w:t>
      </w:r>
      <w:r w:rsidR="00426441">
        <w:rPr>
          <w:rFonts w:ascii="Times New Roman" w:hAnsi="Times New Roman" w:cs="Times New Roman"/>
          <w:sz w:val="24"/>
          <w:szCs w:val="24"/>
        </w:rPr>
        <w:t xml:space="preserve"> </w:t>
      </w:r>
      <w:sdt>
        <w:sdtPr>
          <w:rPr>
            <w:rFonts w:ascii="Times New Roman" w:hAnsi="Times New Roman" w:cs="Times New Roman"/>
            <w:sz w:val="24"/>
            <w:szCs w:val="24"/>
          </w:rPr>
          <w:id w:val="563215560"/>
          <w:citation/>
        </w:sdtPr>
        <w:sdtContent>
          <w:r w:rsidR="00687C72">
            <w:rPr>
              <w:rFonts w:ascii="Times New Roman" w:hAnsi="Times New Roman" w:cs="Times New Roman"/>
              <w:sz w:val="24"/>
              <w:szCs w:val="24"/>
            </w:rPr>
            <w:fldChar w:fldCharType="begin"/>
          </w:r>
          <w:r w:rsidR="00687C72">
            <w:rPr>
              <w:rFonts w:ascii="Times New Roman" w:hAnsi="Times New Roman" w:cs="Times New Roman"/>
              <w:sz w:val="24"/>
              <w:szCs w:val="24"/>
            </w:rPr>
            <w:instrText xml:space="preserve"> CITATION BLS \l 1033 </w:instrText>
          </w:r>
          <w:r w:rsidR="00687C72">
            <w:rPr>
              <w:rFonts w:ascii="Times New Roman" w:hAnsi="Times New Roman" w:cs="Times New Roman"/>
              <w:sz w:val="24"/>
              <w:szCs w:val="24"/>
            </w:rPr>
            <w:fldChar w:fldCharType="separate"/>
          </w:r>
          <w:r w:rsidR="00687C72" w:rsidRPr="00687C72">
            <w:rPr>
              <w:rFonts w:ascii="Times New Roman" w:hAnsi="Times New Roman" w:cs="Times New Roman"/>
              <w:noProof/>
              <w:sz w:val="24"/>
              <w:szCs w:val="24"/>
            </w:rPr>
            <w:t>(BLS, n.d.)</w:t>
          </w:r>
          <w:r w:rsidR="00687C72">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498F6BE" w14:textId="77777777" w:rsidR="003B02F7" w:rsidRDefault="003B02F7" w:rsidP="00217BDB">
      <w:pPr>
        <w:pStyle w:val="ListParagraph"/>
        <w:rPr>
          <w:rFonts w:ascii="Times New Roman" w:hAnsi="Times New Roman" w:cs="Times New Roman"/>
          <w:color w:val="000000"/>
          <w:sz w:val="24"/>
          <w:szCs w:val="24"/>
          <w:shd w:val="clear" w:color="auto" w:fill="FFFFFF"/>
        </w:rPr>
      </w:pPr>
    </w:p>
    <w:p w14:paraId="0FCC3BF0" w14:textId="6B353E03" w:rsidR="00217BDB" w:rsidRDefault="003B02F7" w:rsidP="00217BDB">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sidR="00217BDB">
        <w:rPr>
          <w:rFonts w:ascii="Times New Roman" w:hAnsi="Times New Roman" w:cs="Times New Roman"/>
          <w:color w:val="000000"/>
          <w:sz w:val="24"/>
          <w:szCs w:val="24"/>
          <w:shd w:val="clear" w:color="auto" w:fill="FFFFFF"/>
        </w:rPr>
        <w:t xml:space="preserve"> variables</w:t>
      </w:r>
      <w:r>
        <w:rPr>
          <w:rFonts w:ascii="Times New Roman" w:hAnsi="Times New Roman" w:cs="Times New Roman"/>
          <w:color w:val="000000"/>
          <w:sz w:val="24"/>
          <w:szCs w:val="24"/>
          <w:shd w:val="clear" w:color="auto" w:fill="FFFFFF"/>
        </w:rPr>
        <w:t xml:space="preserve"> are</w:t>
      </w:r>
      <w:r w:rsidR="00217BDB">
        <w:rPr>
          <w:rFonts w:ascii="Times New Roman" w:hAnsi="Times New Roman" w:cs="Times New Roman"/>
          <w:color w:val="000000"/>
          <w:sz w:val="24"/>
          <w:szCs w:val="24"/>
          <w:shd w:val="clear" w:color="auto" w:fill="FFFFFF"/>
        </w:rPr>
        <w:t>:</w:t>
      </w:r>
    </w:p>
    <w:p w14:paraId="1E763789" w14:textId="77777777"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CDC Wonder:</w:t>
      </w:r>
    </w:p>
    <w:p w14:paraId="383D44DB" w14:textId="7747C597"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Location: state/county</w:t>
      </w:r>
      <w:r w:rsidR="00382EB6">
        <w:rPr>
          <w:rFonts w:ascii="Times New Roman" w:eastAsiaTheme="minorHAnsi" w:hAnsi="Times New Roman" w:cs="Times New Roman"/>
          <w:sz w:val="24"/>
          <w:szCs w:val="24"/>
        </w:rPr>
        <w:t>. The variable allows more detail geographical look at suicide rates.</w:t>
      </w:r>
    </w:p>
    <w:p w14:paraId="21876758" w14:textId="1E857647"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Cause of death (suicide, cirrhosis)</w:t>
      </w:r>
      <w:r w:rsidR="00382EB6">
        <w:rPr>
          <w:rFonts w:ascii="Times New Roman" w:eastAsiaTheme="minorHAnsi" w:hAnsi="Times New Roman" w:cs="Times New Roman"/>
          <w:sz w:val="24"/>
          <w:szCs w:val="24"/>
        </w:rPr>
        <w:t>. Main cause of death of interest is suicide itself, however cirrhosis is of interest as well, as it could be used as a proxy for alcohol abuse.</w:t>
      </w:r>
    </w:p>
    <w:p w14:paraId="62945004" w14:textId="483C81F6"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Urbanization</w:t>
      </w:r>
      <w:r w:rsidR="00A83278">
        <w:rPr>
          <w:rFonts w:ascii="Times New Roman" w:eastAsiaTheme="minorHAnsi" w:hAnsi="Times New Roman" w:cs="Times New Roman"/>
          <w:sz w:val="24"/>
          <w:szCs w:val="24"/>
        </w:rPr>
        <w:t>. The variable allows to differentiate urban and rural areas, which are known to have different suicide rates.</w:t>
      </w:r>
    </w:p>
    <w:p w14:paraId="6ECE9A5E" w14:textId="3D90581F"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Age</w:t>
      </w:r>
      <w:r w:rsidR="00A83278">
        <w:rPr>
          <w:rFonts w:ascii="Times New Roman" w:eastAsiaTheme="minorHAnsi" w:hAnsi="Times New Roman" w:cs="Times New Roman"/>
          <w:sz w:val="24"/>
          <w:szCs w:val="24"/>
        </w:rPr>
        <w:t xml:space="preserve">. </w:t>
      </w:r>
      <w:bookmarkStart w:id="12" w:name="_Hlk35108594"/>
      <w:r w:rsidR="00A83278">
        <w:rPr>
          <w:rFonts w:ascii="Times New Roman" w:eastAsiaTheme="minorHAnsi" w:hAnsi="Times New Roman" w:cs="Times New Roman"/>
          <w:sz w:val="24"/>
          <w:szCs w:val="24"/>
        </w:rPr>
        <w:t>The variable is known factor in suicide, as suicide rates vary widely by age.</w:t>
      </w:r>
      <w:bookmarkEnd w:id="12"/>
    </w:p>
    <w:p w14:paraId="0704FE17" w14:textId="7DF9CC6F" w:rsid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Gender</w:t>
      </w:r>
      <w:r w:rsidR="00B57AF4">
        <w:rPr>
          <w:rFonts w:ascii="Times New Roman" w:eastAsiaTheme="minorHAnsi" w:hAnsi="Times New Roman" w:cs="Times New Roman"/>
          <w:sz w:val="24"/>
          <w:szCs w:val="24"/>
        </w:rPr>
        <w:t xml:space="preserve">. </w:t>
      </w:r>
      <w:bookmarkStart w:id="13" w:name="_Hlk35106939"/>
      <w:r w:rsidR="00B57AF4">
        <w:rPr>
          <w:rFonts w:ascii="Times New Roman" w:eastAsiaTheme="minorHAnsi" w:hAnsi="Times New Roman" w:cs="Times New Roman"/>
          <w:sz w:val="24"/>
          <w:szCs w:val="24"/>
        </w:rPr>
        <w:t xml:space="preserve">The variable is known for association with suicide rates. Male rates are typically higher than female rates. </w:t>
      </w:r>
      <w:bookmarkEnd w:id="13"/>
    </w:p>
    <w:p w14:paraId="7324C56B" w14:textId="5C26D513" w:rsidR="00E02999" w:rsidRPr="003B02F7" w:rsidRDefault="00E02999" w:rsidP="003B02F7">
      <w:pPr>
        <w:numPr>
          <w:ilvl w:val="1"/>
          <w:numId w:val="4"/>
        </w:numPr>
        <w:spacing w:line="259" w:lineRule="auto"/>
        <w:contextualSpacing/>
        <w:rPr>
          <w:rFonts w:ascii="Times New Roman" w:eastAsiaTheme="minorHAnsi" w:hAnsi="Times New Roman" w:cs="Times New Roman"/>
          <w:sz w:val="24"/>
          <w:szCs w:val="24"/>
        </w:rPr>
      </w:pPr>
      <w:r>
        <w:rPr>
          <w:rFonts w:ascii="Times New Roman" w:eastAsiaTheme="minorHAnsi" w:hAnsi="Times New Roman" w:cs="Times New Roman"/>
          <w:sz w:val="24"/>
          <w:szCs w:val="24"/>
        </w:rPr>
        <w:t>Hispanic Origin. The variable is known for association with suicide rates. Hispanic typically have lower rates than non-Hispanic.</w:t>
      </w:r>
    </w:p>
    <w:p w14:paraId="6594683C" w14:textId="63291D18"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lastRenderedPageBreak/>
        <w:t>Race</w:t>
      </w:r>
      <w:r w:rsidR="00B57AF4">
        <w:rPr>
          <w:rFonts w:ascii="Times New Roman" w:eastAsiaTheme="minorHAnsi" w:hAnsi="Times New Roman" w:cs="Times New Roman"/>
          <w:sz w:val="24"/>
          <w:szCs w:val="24"/>
        </w:rPr>
        <w:t>. The variable is known for association with suicide rates. White and Native American typically have higher rates.</w:t>
      </w:r>
    </w:p>
    <w:p w14:paraId="1AB09D5D" w14:textId="09796F6F" w:rsidR="003B02F7" w:rsidRPr="003B02F7" w:rsidRDefault="003B02F7" w:rsidP="006E1EA6">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Year</w:t>
      </w:r>
      <w:r w:rsidR="00B57AF4">
        <w:rPr>
          <w:rFonts w:ascii="Times New Roman" w:eastAsiaTheme="minorHAnsi" w:hAnsi="Times New Roman" w:cs="Times New Roman"/>
          <w:sz w:val="24"/>
          <w:szCs w:val="24"/>
        </w:rPr>
        <w:t>. The variable allows to look at rates chronologically.</w:t>
      </w:r>
    </w:p>
    <w:p w14:paraId="0491B508" w14:textId="0E22F915"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500 Cities</w:t>
      </w:r>
      <w:r w:rsidR="00505AEA">
        <w:rPr>
          <w:rFonts w:ascii="Times New Roman" w:eastAsiaTheme="minorHAnsi" w:hAnsi="Times New Roman" w:cs="Times New Roman"/>
          <w:sz w:val="24"/>
          <w:szCs w:val="24"/>
        </w:rPr>
        <w:t>:</w:t>
      </w:r>
    </w:p>
    <w:p w14:paraId="64DAA8E1" w14:textId="4874D2CD"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State/City</w:t>
      </w:r>
      <w:r w:rsidR="00B26745" w:rsidRPr="00B26745">
        <w:rPr>
          <w:rFonts w:ascii="Times New Roman" w:eastAsiaTheme="minorHAnsi" w:hAnsi="Times New Roman" w:cs="Times New Roman"/>
          <w:sz w:val="24"/>
          <w:szCs w:val="24"/>
        </w:rPr>
        <w:t>. The variable allows more detail geographical look at suicide rates.</w:t>
      </w:r>
    </w:p>
    <w:p w14:paraId="338DA9B0" w14:textId="6C9EB412"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Mental Health Status</w:t>
      </w:r>
      <w:r w:rsidR="00B26745">
        <w:rPr>
          <w:rFonts w:ascii="Times New Roman" w:eastAsiaTheme="minorHAnsi" w:hAnsi="Times New Roman" w:cs="Times New Roman"/>
          <w:sz w:val="24"/>
          <w:szCs w:val="24"/>
        </w:rPr>
        <w:t>.</w:t>
      </w:r>
      <w:r w:rsidR="00B26745" w:rsidRPr="00B26745">
        <w:rPr>
          <w:rFonts w:ascii="Times New Roman" w:eastAsiaTheme="minorHAnsi" w:hAnsi="Times New Roman" w:cs="Times New Roman"/>
          <w:sz w:val="24"/>
          <w:szCs w:val="24"/>
        </w:rPr>
        <w:t xml:space="preserve"> </w:t>
      </w:r>
      <w:bookmarkStart w:id="14" w:name="_Hlk35108658"/>
      <w:r w:rsidR="00B26745">
        <w:rPr>
          <w:rFonts w:ascii="Times New Roman" w:eastAsiaTheme="minorHAnsi" w:hAnsi="Times New Roman" w:cs="Times New Roman"/>
          <w:sz w:val="24"/>
          <w:szCs w:val="24"/>
        </w:rPr>
        <w:t>The variable is known factor in suicide, as suicide rates for people with mental illness are typically higher.</w:t>
      </w:r>
      <w:bookmarkEnd w:id="14"/>
    </w:p>
    <w:p w14:paraId="5CB398A2" w14:textId="3664491B"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Annual checkup</w:t>
      </w:r>
      <w:r w:rsidR="00B26745">
        <w:rPr>
          <w:rFonts w:ascii="Times New Roman" w:eastAsiaTheme="minorHAnsi" w:hAnsi="Times New Roman" w:cs="Times New Roman"/>
          <w:sz w:val="24"/>
          <w:szCs w:val="24"/>
        </w:rPr>
        <w:t xml:space="preserve">. </w:t>
      </w:r>
      <w:bookmarkStart w:id="15" w:name="_Hlk35108842"/>
      <w:r w:rsidR="00B26745">
        <w:rPr>
          <w:rFonts w:ascii="Times New Roman" w:eastAsiaTheme="minorHAnsi" w:hAnsi="Times New Roman" w:cs="Times New Roman"/>
          <w:sz w:val="24"/>
          <w:szCs w:val="24"/>
        </w:rPr>
        <w:t>The variable is known factor in suicide, as suicide rates for people with poor access/utilization of medical services are higher.</w:t>
      </w:r>
      <w:bookmarkEnd w:id="15"/>
    </w:p>
    <w:p w14:paraId="70F35491" w14:textId="111A294D"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Binge Drinking</w:t>
      </w:r>
      <w:r w:rsidR="00B26745">
        <w:rPr>
          <w:rFonts w:ascii="Times New Roman" w:eastAsiaTheme="minorHAnsi" w:hAnsi="Times New Roman" w:cs="Times New Roman"/>
          <w:sz w:val="24"/>
          <w:szCs w:val="24"/>
        </w:rPr>
        <w:t>. The variable is possible factor in suicide, as suicide rates for people who abuse alcohol are higher.</w:t>
      </w:r>
    </w:p>
    <w:p w14:paraId="42003716" w14:textId="16F98610"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Smoking Status</w:t>
      </w:r>
      <w:r w:rsidR="00B26745" w:rsidRPr="00B26745">
        <w:rPr>
          <w:rFonts w:ascii="Times New Roman" w:eastAsiaTheme="minorHAnsi" w:hAnsi="Times New Roman" w:cs="Times New Roman"/>
          <w:sz w:val="24"/>
          <w:szCs w:val="24"/>
        </w:rPr>
        <w:t>. The variable is possible factor in suicide.</w:t>
      </w:r>
    </w:p>
    <w:p w14:paraId="1D4E1CF0" w14:textId="6E451887"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Physical Inactivity</w:t>
      </w:r>
      <w:r w:rsidR="00B26745" w:rsidRPr="00B26745">
        <w:rPr>
          <w:rFonts w:ascii="Times New Roman" w:eastAsiaTheme="minorHAnsi" w:hAnsi="Times New Roman" w:cs="Times New Roman"/>
          <w:sz w:val="24"/>
          <w:szCs w:val="24"/>
        </w:rPr>
        <w:t>. The variable is possible factor in suicide.</w:t>
      </w:r>
    </w:p>
    <w:p w14:paraId="58B8E3C6" w14:textId="38B9151F"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Obesity</w:t>
      </w:r>
      <w:r w:rsidR="00B26745" w:rsidRPr="00B26745">
        <w:rPr>
          <w:rFonts w:ascii="Times New Roman" w:eastAsiaTheme="minorHAnsi" w:hAnsi="Times New Roman" w:cs="Times New Roman"/>
          <w:sz w:val="24"/>
          <w:szCs w:val="24"/>
        </w:rPr>
        <w:t>. The variable is possible factor in suicide.</w:t>
      </w:r>
    </w:p>
    <w:p w14:paraId="2E0EFA96" w14:textId="709F205F" w:rsidR="00B26745" w:rsidRPr="003B02F7" w:rsidRDefault="003B02F7" w:rsidP="00B26745">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Sleep Status</w:t>
      </w:r>
      <w:r w:rsidR="00B26745">
        <w:rPr>
          <w:rFonts w:ascii="Times New Roman" w:eastAsiaTheme="minorHAnsi" w:hAnsi="Times New Roman" w:cs="Times New Roman"/>
          <w:sz w:val="24"/>
          <w:szCs w:val="24"/>
        </w:rPr>
        <w:t>.</w:t>
      </w:r>
      <w:r w:rsidR="00B26745" w:rsidRPr="00B26745">
        <w:rPr>
          <w:rFonts w:ascii="Times New Roman" w:eastAsiaTheme="minorHAnsi" w:hAnsi="Times New Roman" w:cs="Times New Roman"/>
          <w:sz w:val="24"/>
          <w:szCs w:val="24"/>
        </w:rPr>
        <w:t xml:space="preserve"> The variable is possible factor in suicide.</w:t>
      </w:r>
    </w:p>
    <w:p w14:paraId="5268FD37" w14:textId="2A3E3970"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SAMH</w:t>
      </w:r>
      <w:r w:rsidR="009867FD">
        <w:rPr>
          <w:rFonts w:ascii="Times New Roman" w:eastAsiaTheme="minorHAnsi" w:hAnsi="Times New Roman" w:cs="Times New Roman"/>
          <w:sz w:val="24"/>
          <w:szCs w:val="24"/>
        </w:rPr>
        <w:t>S</w:t>
      </w:r>
      <w:r w:rsidRPr="003B02F7">
        <w:rPr>
          <w:rFonts w:ascii="Times New Roman" w:eastAsiaTheme="minorHAnsi" w:hAnsi="Times New Roman" w:cs="Times New Roman"/>
          <w:sz w:val="24"/>
          <w:szCs w:val="24"/>
        </w:rPr>
        <w:t>A (Substance Abuse and Mental Health Administration survey)</w:t>
      </w:r>
    </w:p>
    <w:p w14:paraId="20C71068" w14:textId="40AE56D3"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Depression rates</w:t>
      </w:r>
      <w:r w:rsidR="00B26745">
        <w:rPr>
          <w:rFonts w:ascii="Times New Roman" w:eastAsiaTheme="minorHAnsi" w:hAnsi="Times New Roman" w:cs="Times New Roman"/>
          <w:sz w:val="24"/>
          <w:szCs w:val="24"/>
        </w:rPr>
        <w:t>.</w:t>
      </w:r>
      <w:r w:rsidR="00B26745" w:rsidRPr="00B26745">
        <w:rPr>
          <w:rFonts w:ascii="Times New Roman" w:eastAsiaTheme="minorHAnsi" w:hAnsi="Times New Roman" w:cs="Times New Roman"/>
          <w:sz w:val="24"/>
          <w:szCs w:val="24"/>
        </w:rPr>
        <w:t xml:space="preserve"> </w:t>
      </w:r>
      <w:bookmarkStart w:id="16" w:name="_Hlk35108892"/>
      <w:r w:rsidR="00B26745">
        <w:rPr>
          <w:rFonts w:ascii="Times New Roman" w:eastAsiaTheme="minorHAnsi" w:hAnsi="Times New Roman" w:cs="Times New Roman"/>
          <w:sz w:val="24"/>
          <w:szCs w:val="24"/>
        </w:rPr>
        <w:t>The variable is known factor in suicide, as suicide rates for people with depression are higher than for non-depressed people.</w:t>
      </w:r>
    </w:p>
    <w:bookmarkEnd w:id="16"/>
    <w:p w14:paraId="0FCD2F10" w14:textId="4DAB6307"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Substance disorders</w:t>
      </w:r>
      <w:r w:rsidR="00B26745" w:rsidRPr="00B26745">
        <w:rPr>
          <w:rFonts w:ascii="Times New Roman" w:eastAsiaTheme="minorHAnsi" w:hAnsi="Times New Roman" w:cs="Times New Roman"/>
          <w:sz w:val="24"/>
          <w:szCs w:val="24"/>
        </w:rPr>
        <w:t>. The variable is known factor in suicide, as suicide rates for people with substance abuse disorders are higher than for people without.</w:t>
      </w:r>
    </w:p>
    <w:p w14:paraId="4D934504" w14:textId="210C3241"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Alcohol disorders</w:t>
      </w:r>
      <w:r w:rsidR="00B26745">
        <w:rPr>
          <w:rFonts w:ascii="Times New Roman" w:eastAsiaTheme="minorHAnsi" w:hAnsi="Times New Roman" w:cs="Times New Roman"/>
          <w:sz w:val="24"/>
          <w:szCs w:val="24"/>
        </w:rPr>
        <w:t xml:space="preserve">. </w:t>
      </w:r>
      <w:r w:rsidR="00B26745" w:rsidRPr="00B26745">
        <w:rPr>
          <w:rFonts w:ascii="Times New Roman" w:eastAsiaTheme="minorHAnsi" w:hAnsi="Times New Roman" w:cs="Times New Roman"/>
          <w:sz w:val="24"/>
          <w:szCs w:val="24"/>
        </w:rPr>
        <w:t xml:space="preserve">The variable is known factor in suicide, as suicide rates for people with </w:t>
      </w:r>
      <w:r w:rsidR="00B26745">
        <w:rPr>
          <w:rFonts w:ascii="Times New Roman" w:eastAsiaTheme="minorHAnsi" w:hAnsi="Times New Roman" w:cs="Times New Roman"/>
          <w:sz w:val="24"/>
          <w:szCs w:val="24"/>
        </w:rPr>
        <w:t>alcohol</w:t>
      </w:r>
      <w:r w:rsidR="00B26745" w:rsidRPr="00B26745">
        <w:rPr>
          <w:rFonts w:ascii="Times New Roman" w:eastAsiaTheme="minorHAnsi" w:hAnsi="Times New Roman" w:cs="Times New Roman"/>
          <w:sz w:val="24"/>
          <w:szCs w:val="24"/>
        </w:rPr>
        <w:t xml:space="preserve"> abuse disorders are higher than for people without.</w:t>
      </w:r>
    </w:p>
    <w:p w14:paraId="25CB79E1" w14:textId="5145D2F7"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Other mental disorders</w:t>
      </w:r>
      <w:r w:rsidR="00B26745">
        <w:rPr>
          <w:rFonts w:ascii="Times New Roman" w:eastAsiaTheme="minorHAnsi" w:hAnsi="Times New Roman" w:cs="Times New Roman"/>
          <w:sz w:val="24"/>
          <w:szCs w:val="24"/>
        </w:rPr>
        <w:t>. Potential factor.</w:t>
      </w:r>
    </w:p>
    <w:p w14:paraId="0A0F74E6" w14:textId="64025885" w:rsidR="003B02F7" w:rsidRPr="003B02F7" w:rsidRDefault="003B02F7" w:rsidP="00B061E9">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Suicide ideation</w:t>
      </w:r>
      <w:r w:rsidR="00B26745" w:rsidRPr="00B26745">
        <w:rPr>
          <w:rFonts w:ascii="Times New Roman" w:eastAsiaTheme="minorHAnsi" w:hAnsi="Times New Roman" w:cs="Times New Roman"/>
          <w:sz w:val="24"/>
          <w:szCs w:val="24"/>
        </w:rPr>
        <w:t xml:space="preserve">. The variable is known factor in suicide, as suicide rates for people with </w:t>
      </w:r>
      <w:r w:rsidR="00860F19">
        <w:rPr>
          <w:rFonts w:ascii="Times New Roman" w:eastAsiaTheme="minorHAnsi" w:hAnsi="Times New Roman" w:cs="Times New Roman"/>
          <w:sz w:val="24"/>
          <w:szCs w:val="24"/>
        </w:rPr>
        <w:t>ideation</w:t>
      </w:r>
      <w:r w:rsidR="00B26745" w:rsidRPr="00B26745">
        <w:rPr>
          <w:rFonts w:ascii="Times New Roman" w:eastAsiaTheme="minorHAnsi" w:hAnsi="Times New Roman" w:cs="Times New Roman"/>
          <w:sz w:val="24"/>
          <w:szCs w:val="24"/>
        </w:rPr>
        <w:t xml:space="preserve"> are higher than for people without.</w:t>
      </w:r>
    </w:p>
    <w:p w14:paraId="0E044BF6" w14:textId="77777777"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Census Community Survey</w:t>
      </w:r>
    </w:p>
    <w:p w14:paraId="55E2DCE1" w14:textId="0824B7C6"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Median household income</w:t>
      </w:r>
      <w:r w:rsidR="00B26745">
        <w:rPr>
          <w:rFonts w:ascii="Times New Roman" w:eastAsiaTheme="minorHAnsi" w:hAnsi="Times New Roman" w:cs="Times New Roman"/>
          <w:sz w:val="24"/>
          <w:szCs w:val="24"/>
        </w:rPr>
        <w:t>. Low income plays role in suicide.</w:t>
      </w:r>
    </w:p>
    <w:p w14:paraId="7B408CA2" w14:textId="77777777"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Census</w:t>
      </w:r>
    </w:p>
    <w:p w14:paraId="76602E71" w14:textId="7CE6B008" w:rsidR="003B02F7" w:rsidRP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Population density</w:t>
      </w:r>
      <w:r w:rsidR="00B26745">
        <w:rPr>
          <w:rFonts w:ascii="Times New Roman" w:eastAsiaTheme="minorHAnsi" w:hAnsi="Times New Roman" w:cs="Times New Roman"/>
          <w:sz w:val="24"/>
          <w:szCs w:val="24"/>
        </w:rPr>
        <w:t>. Population density is a potential factor in suicide.</w:t>
      </w:r>
    </w:p>
    <w:p w14:paraId="62E28E2C" w14:textId="77777777" w:rsidR="003B02F7" w:rsidRPr="003B02F7" w:rsidRDefault="003B02F7" w:rsidP="003B02F7">
      <w:pPr>
        <w:numPr>
          <w:ilvl w:val="0"/>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 xml:space="preserve">USA Bureau of Labor Statistics </w:t>
      </w:r>
    </w:p>
    <w:p w14:paraId="28752832" w14:textId="6CA247BD" w:rsidR="003B02F7" w:rsidRDefault="003B02F7" w:rsidP="003B02F7">
      <w:pPr>
        <w:numPr>
          <w:ilvl w:val="1"/>
          <w:numId w:val="4"/>
        </w:numPr>
        <w:spacing w:line="259" w:lineRule="auto"/>
        <w:contextualSpacing/>
        <w:rPr>
          <w:rFonts w:ascii="Times New Roman" w:eastAsiaTheme="minorHAnsi" w:hAnsi="Times New Roman" w:cs="Times New Roman"/>
          <w:sz w:val="24"/>
          <w:szCs w:val="24"/>
        </w:rPr>
      </w:pPr>
      <w:r w:rsidRPr="003B02F7">
        <w:rPr>
          <w:rFonts w:ascii="Times New Roman" w:eastAsiaTheme="minorHAnsi" w:hAnsi="Times New Roman" w:cs="Times New Roman"/>
          <w:sz w:val="24"/>
          <w:szCs w:val="24"/>
        </w:rPr>
        <w:t>Unemployment rate</w:t>
      </w:r>
      <w:r w:rsidR="00B26745">
        <w:rPr>
          <w:rFonts w:ascii="Times New Roman" w:eastAsiaTheme="minorHAnsi" w:hAnsi="Times New Roman" w:cs="Times New Roman"/>
          <w:sz w:val="24"/>
          <w:szCs w:val="24"/>
        </w:rPr>
        <w:t xml:space="preserve">. Unemployment rate is a potential factor in suicide. </w:t>
      </w:r>
    </w:p>
    <w:p w14:paraId="71936E2D" w14:textId="17FA7885" w:rsidR="008317F5" w:rsidRDefault="008317F5" w:rsidP="008317F5">
      <w:pPr>
        <w:spacing w:line="259" w:lineRule="auto"/>
        <w:contextualSpacing/>
        <w:rPr>
          <w:rFonts w:ascii="Times New Roman" w:eastAsiaTheme="minorHAnsi" w:hAnsi="Times New Roman" w:cs="Times New Roman"/>
          <w:sz w:val="24"/>
          <w:szCs w:val="24"/>
        </w:rPr>
      </w:pPr>
    </w:p>
    <w:p w14:paraId="7EEE531D" w14:textId="33B64769" w:rsidR="003A280E" w:rsidRDefault="003A280E" w:rsidP="008317F5">
      <w:pPr>
        <w:spacing w:line="259" w:lineRule="auto"/>
        <w:contextualSpacing/>
        <w:rPr>
          <w:rFonts w:ascii="Times New Roman" w:eastAsiaTheme="minorHAnsi" w:hAnsi="Times New Roman" w:cs="Times New Roman"/>
          <w:sz w:val="24"/>
          <w:szCs w:val="24"/>
        </w:rPr>
      </w:pPr>
    </w:p>
    <w:p w14:paraId="72DE4EA0" w14:textId="557B34E7" w:rsidR="00093ACB" w:rsidRDefault="00093ACB" w:rsidP="008317F5">
      <w:pPr>
        <w:spacing w:line="259" w:lineRule="auto"/>
        <w:contextualSpacing/>
        <w:rPr>
          <w:rFonts w:ascii="Times New Roman" w:eastAsiaTheme="minorHAnsi" w:hAnsi="Times New Roman" w:cs="Times New Roman"/>
          <w:sz w:val="24"/>
          <w:szCs w:val="24"/>
        </w:rPr>
      </w:pPr>
    </w:p>
    <w:p w14:paraId="72A96798" w14:textId="67F81EB6" w:rsidR="00093ACB" w:rsidRDefault="00093ACB" w:rsidP="008317F5">
      <w:pPr>
        <w:spacing w:line="259" w:lineRule="auto"/>
        <w:contextualSpacing/>
        <w:rPr>
          <w:rFonts w:ascii="Times New Roman" w:eastAsiaTheme="minorHAnsi" w:hAnsi="Times New Roman" w:cs="Times New Roman"/>
          <w:sz w:val="24"/>
          <w:szCs w:val="24"/>
        </w:rPr>
      </w:pPr>
    </w:p>
    <w:p w14:paraId="34BF2CEC" w14:textId="252B166E" w:rsidR="00093ACB" w:rsidRDefault="00093ACB" w:rsidP="008317F5">
      <w:pPr>
        <w:spacing w:line="259" w:lineRule="auto"/>
        <w:contextualSpacing/>
        <w:rPr>
          <w:rFonts w:ascii="Times New Roman" w:eastAsiaTheme="minorHAnsi" w:hAnsi="Times New Roman" w:cs="Times New Roman"/>
          <w:sz w:val="24"/>
          <w:szCs w:val="24"/>
        </w:rPr>
      </w:pPr>
    </w:p>
    <w:p w14:paraId="01083263" w14:textId="3281AAD3" w:rsidR="00093ACB" w:rsidRDefault="00093ACB" w:rsidP="008317F5">
      <w:pPr>
        <w:spacing w:line="259" w:lineRule="auto"/>
        <w:contextualSpacing/>
        <w:rPr>
          <w:rFonts w:ascii="Times New Roman" w:eastAsiaTheme="minorHAnsi" w:hAnsi="Times New Roman" w:cs="Times New Roman"/>
          <w:sz w:val="24"/>
          <w:szCs w:val="24"/>
        </w:rPr>
      </w:pPr>
    </w:p>
    <w:p w14:paraId="33833699" w14:textId="4BD257AC" w:rsidR="00093ACB" w:rsidRDefault="00093ACB" w:rsidP="008317F5">
      <w:pPr>
        <w:spacing w:line="259" w:lineRule="auto"/>
        <w:contextualSpacing/>
        <w:rPr>
          <w:rFonts w:ascii="Times New Roman" w:eastAsiaTheme="minorHAnsi" w:hAnsi="Times New Roman" w:cs="Times New Roman"/>
          <w:sz w:val="24"/>
          <w:szCs w:val="24"/>
        </w:rPr>
      </w:pPr>
    </w:p>
    <w:p w14:paraId="5F7A39A3" w14:textId="6F0203C5" w:rsidR="00093ACB" w:rsidRDefault="00093ACB" w:rsidP="008317F5">
      <w:pPr>
        <w:spacing w:line="259" w:lineRule="auto"/>
        <w:contextualSpacing/>
        <w:rPr>
          <w:rFonts w:ascii="Times New Roman" w:eastAsiaTheme="minorHAnsi" w:hAnsi="Times New Roman" w:cs="Times New Roman"/>
          <w:sz w:val="24"/>
          <w:szCs w:val="24"/>
        </w:rPr>
      </w:pPr>
    </w:p>
    <w:p w14:paraId="3B578970" w14:textId="284064AE" w:rsidR="00093ACB" w:rsidRDefault="00093ACB" w:rsidP="008317F5">
      <w:pPr>
        <w:spacing w:line="259" w:lineRule="auto"/>
        <w:contextualSpacing/>
        <w:rPr>
          <w:rFonts w:ascii="Times New Roman" w:eastAsiaTheme="minorHAnsi" w:hAnsi="Times New Roman" w:cs="Times New Roman"/>
          <w:sz w:val="24"/>
          <w:szCs w:val="24"/>
        </w:rPr>
      </w:pPr>
    </w:p>
    <w:p w14:paraId="49633CA1" w14:textId="7F19C905" w:rsidR="00093ACB" w:rsidRDefault="00093ACB" w:rsidP="008317F5">
      <w:pPr>
        <w:spacing w:line="259" w:lineRule="auto"/>
        <w:contextualSpacing/>
        <w:rPr>
          <w:rFonts w:ascii="Times New Roman" w:eastAsiaTheme="minorHAnsi" w:hAnsi="Times New Roman" w:cs="Times New Roman"/>
          <w:sz w:val="24"/>
          <w:szCs w:val="24"/>
        </w:rPr>
      </w:pPr>
    </w:p>
    <w:p w14:paraId="1B41D189" w14:textId="47102D0A" w:rsidR="00093ACB" w:rsidRDefault="00093ACB" w:rsidP="008317F5">
      <w:pPr>
        <w:spacing w:line="259" w:lineRule="auto"/>
        <w:contextualSpacing/>
        <w:rPr>
          <w:rFonts w:ascii="Times New Roman" w:eastAsiaTheme="minorHAnsi" w:hAnsi="Times New Roman" w:cs="Times New Roman"/>
          <w:sz w:val="24"/>
          <w:szCs w:val="24"/>
        </w:rPr>
      </w:pPr>
    </w:p>
    <w:p w14:paraId="529CC248" w14:textId="77777777" w:rsidR="00093ACB" w:rsidRDefault="00093ACB" w:rsidP="008317F5">
      <w:pPr>
        <w:spacing w:line="259" w:lineRule="auto"/>
        <w:contextualSpacing/>
        <w:rPr>
          <w:rFonts w:ascii="Times New Roman" w:eastAsiaTheme="minorHAnsi" w:hAnsi="Times New Roman" w:cs="Times New Roman"/>
          <w:sz w:val="24"/>
          <w:szCs w:val="24"/>
        </w:rPr>
      </w:pPr>
    </w:p>
    <w:p w14:paraId="77176FEE" w14:textId="3B158CBD" w:rsidR="008317F5" w:rsidRDefault="008317F5" w:rsidP="00093ACB">
      <w:pPr>
        <w:pStyle w:val="Heading1"/>
        <w:rPr>
          <w:rFonts w:eastAsiaTheme="minorHAnsi"/>
        </w:rPr>
      </w:pPr>
      <w:bookmarkStart w:id="17" w:name="_Toc39510135"/>
      <w:r w:rsidRPr="008317F5">
        <w:rPr>
          <w:rFonts w:eastAsiaTheme="minorHAnsi"/>
        </w:rPr>
        <w:lastRenderedPageBreak/>
        <w:t>Statistical Methods.</w:t>
      </w:r>
      <w:bookmarkEnd w:id="17"/>
    </w:p>
    <w:p w14:paraId="44C4FF48" w14:textId="77777777" w:rsidR="008317F5" w:rsidRDefault="008317F5" w:rsidP="008317F5">
      <w:pPr>
        <w:pStyle w:val="ListParagraph"/>
        <w:spacing w:line="259" w:lineRule="auto"/>
        <w:rPr>
          <w:rFonts w:ascii="Times New Roman" w:eastAsiaTheme="minorHAnsi" w:hAnsi="Times New Roman" w:cs="Times New Roman"/>
          <w:b/>
          <w:bCs/>
          <w:sz w:val="30"/>
          <w:szCs w:val="30"/>
        </w:rPr>
      </w:pPr>
    </w:p>
    <w:p w14:paraId="17B71604" w14:textId="3114B2FD" w:rsidR="0063651A" w:rsidRDefault="008317F5" w:rsidP="006647FA">
      <w:pPr>
        <w:pStyle w:val="ListParagraph"/>
        <w:ind w:left="0" w:firstLine="360"/>
        <w:rPr>
          <w:rFonts w:ascii="Times New Roman" w:hAnsi="Times New Roman" w:cs="Times New Roman"/>
          <w:color w:val="000000"/>
          <w:sz w:val="24"/>
          <w:szCs w:val="24"/>
          <w:shd w:val="clear" w:color="auto" w:fill="FFFFFF"/>
        </w:rPr>
      </w:pPr>
      <w:r w:rsidRPr="008317F5">
        <w:rPr>
          <w:rFonts w:ascii="Times New Roman" w:hAnsi="Times New Roman" w:cs="Times New Roman"/>
          <w:color w:val="000000"/>
          <w:sz w:val="24"/>
          <w:szCs w:val="24"/>
          <w:shd w:val="clear" w:color="auto" w:fill="FFFFFF"/>
        </w:rPr>
        <w:t xml:space="preserve">First, extensive descriptive statistics </w:t>
      </w:r>
      <w:r w:rsidR="00426441">
        <w:rPr>
          <w:rFonts w:ascii="Times New Roman" w:hAnsi="Times New Roman" w:cs="Times New Roman"/>
          <w:color w:val="000000"/>
          <w:sz w:val="24"/>
          <w:szCs w:val="24"/>
          <w:shd w:val="clear" w:color="auto" w:fill="FFFFFF"/>
        </w:rPr>
        <w:t xml:space="preserve">will be performed </w:t>
      </w:r>
      <w:r w:rsidRPr="008317F5">
        <w:rPr>
          <w:rFonts w:ascii="Times New Roman" w:hAnsi="Times New Roman" w:cs="Times New Roman"/>
          <w:color w:val="000000"/>
          <w:sz w:val="24"/>
          <w:szCs w:val="24"/>
          <w:shd w:val="clear" w:color="auto" w:fill="FFFFFF"/>
        </w:rPr>
        <w:t>to understand relationship between different variables</w:t>
      </w:r>
      <w:r w:rsidR="009011C7">
        <w:rPr>
          <w:rFonts w:ascii="Times New Roman" w:hAnsi="Times New Roman" w:cs="Times New Roman"/>
          <w:color w:val="000000"/>
          <w:sz w:val="24"/>
          <w:szCs w:val="24"/>
          <w:shd w:val="clear" w:color="auto" w:fill="FFFFFF"/>
        </w:rPr>
        <w:t xml:space="preserve"> to</w:t>
      </w:r>
      <w:r w:rsidRPr="008317F5">
        <w:rPr>
          <w:rFonts w:ascii="Times New Roman" w:hAnsi="Times New Roman" w:cs="Times New Roman"/>
          <w:color w:val="000000"/>
          <w:sz w:val="24"/>
          <w:szCs w:val="24"/>
          <w:shd w:val="clear" w:color="auto" w:fill="FFFFFF"/>
        </w:rPr>
        <w:t xml:space="preserve"> identify potential outliers and multicollinear variables</w:t>
      </w:r>
      <w:r w:rsidR="0093554D">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778681033"/>
          <w:citation/>
        </w:sdtPr>
        <w:sdtContent>
          <w:r w:rsidR="00687C72">
            <w:rPr>
              <w:rFonts w:ascii="Times New Roman" w:hAnsi="Times New Roman" w:cs="Times New Roman"/>
              <w:color w:val="000000"/>
              <w:sz w:val="24"/>
              <w:szCs w:val="24"/>
              <w:shd w:val="clear" w:color="auto" w:fill="FFFFFF"/>
            </w:rPr>
            <w:fldChar w:fldCharType="begin"/>
          </w:r>
          <w:r w:rsidR="00687C72">
            <w:rPr>
              <w:rFonts w:ascii="Times New Roman" w:hAnsi="Times New Roman" w:cs="Times New Roman"/>
              <w:color w:val="000000"/>
              <w:sz w:val="24"/>
              <w:szCs w:val="24"/>
              <w:shd w:val="clear" w:color="auto" w:fill="FFFFFF"/>
            </w:rPr>
            <w:instrText xml:space="preserve"> CITATION Spr09 \l 1033 </w:instrText>
          </w:r>
          <w:r w:rsidR="00687C72">
            <w:rPr>
              <w:rFonts w:ascii="Times New Roman" w:hAnsi="Times New Roman" w:cs="Times New Roman"/>
              <w:color w:val="000000"/>
              <w:sz w:val="24"/>
              <w:szCs w:val="24"/>
              <w:shd w:val="clear" w:color="auto" w:fill="FFFFFF"/>
            </w:rPr>
            <w:fldChar w:fldCharType="separate"/>
          </w:r>
          <w:r w:rsidR="00687C72" w:rsidRPr="00687C72">
            <w:rPr>
              <w:rFonts w:ascii="Times New Roman" w:hAnsi="Times New Roman" w:cs="Times New Roman"/>
              <w:noProof/>
              <w:color w:val="000000"/>
              <w:sz w:val="24"/>
              <w:szCs w:val="24"/>
              <w:shd w:val="clear" w:color="auto" w:fill="FFFFFF"/>
            </w:rPr>
            <w:t>(Spriestersbach, 2009)</w:t>
          </w:r>
          <w:r w:rsidR="00687C72">
            <w:rPr>
              <w:rFonts w:ascii="Times New Roman" w:hAnsi="Times New Roman" w:cs="Times New Roman"/>
              <w:color w:val="000000"/>
              <w:sz w:val="24"/>
              <w:szCs w:val="24"/>
              <w:shd w:val="clear" w:color="auto" w:fill="FFFFFF"/>
            </w:rPr>
            <w:fldChar w:fldCharType="end"/>
          </w:r>
        </w:sdtContent>
      </w:sdt>
      <w:r w:rsidRPr="008317F5">
        <w:rPr>
          <w:rFonts w:ascii="Times New Roman" w:hAnsi="Times New Roman" w:cs="Times New Roman"/>
          <w:color w:val="000000"/>
          <w:sz w:val="24"/>
          <w:szCs w:val="24"/>
          <w:shd w:val="clear" w:color="auto" w:fill="FFFFFF"/>
        </w:rPr>
        <w:t>.</w:t>
      </w:r>
      <w:r w:rsidR="0093554D">
        <w:rPr>
          <w:rFonts w:ascii="Times New Roman" w:hAnsi="Times New Roman" w:cs="Times New Roman"/>
          <w:color w:val="000000"/>
          <w:sz w:val="24"/>
          <w:szCs w:val="24"/>
          <w:shd w:val="clear" w:color="auto" w:fill="FFFFFF"/>
        </w:rPr>
        <w:t xml:space="preserve"> Visualizations and graphs will be used to make dependency between variables easier to understand. </w:t>
      </w:r>
    </w:p>
    <w:p w14:paraId="50D8142D" w14:textId="122166DC" w:rsidR="0063651A" w:rsidRDefault="0063651A" w:rsidP="006647FA">
      <w:pPr>
        <w:pStyle w:val="ListParagraph"/>
        <w:ind w:left="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understand geographical differences between states and counties, Moran’s I test</w:t>
      </w:r>
      <w:r w:rsidR="00845D71">
        <w:rPr>
          <w:rFonts w:ascii="Times New Roman" w:hAnsi="Times New Roman" w:cs="Times New Roman"/>
          <w:color w:val="000000"/>
          <w:sz w:val="24"/>
          <w:szCs w:val="24"/>
          <w:shd w:val="clear" w:color="auto" w:fill="FFFFFF"/>
        </w:rPr>
        <w:t xml:space="preserve"> will be used</w:t>
      </w:r>
      <w:r>
        <w:rPr>
          <w:rFonts w:ascii="Times New Roman" w:hAnsi="Times New Roman" w:cs="Times New Roman"/>
          <w:color w:val="000000"/>
          <w:sz w:val="24"/>
          <w:szCs w:val="24"/>
          <w:shd w:val="clear" w:color="auto" w:fill="FFFFFF"/>
        </w:rPr>
        <w:t>. The test often used for health variables</w:t>
      </w:r>
      <w:r w:rsidR="0093554D">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488362894"/>
          <w:citation/>
        </w:sdtPr>
        <w:sdtContent>
          <w:r w:rsidR="00687C72">
            <w:rPr>
              <w:rFonts w:ascii="Times New Roman" w:hAnsi="Times New Roman" w:cs="Times New Roman"/>
              <w:color w:val="000000"/>
              <w:sz w:val="24"/>
              <w:szCs w:val="24"/>
              <w:shd w:val="clear" w:color="auto" w:fill="FFFFFF"/>
            </w:rPr>
            <w:fldChar w:fldCharType="begin"/>
          </w:r>
          <w:r w:rsidR="00687C72">
            <w:rPr>
              <w:rFonts w:ascii="Times New Roman" w:hAnsi="Times New Roman" w:cs="Times New Roman"/>
              <w:color w:val="000000"/>
              <w:sz w:val="24"/>
              <w:szCs w:val="24"/>
              <w:shd w:val="clear" w:color="auto" w:fill="FFFFFF"/>
            </w:rPr>
            <w:instrText xml:space="preserve"> CITATION LiH07 \l 1033 </w:instrText>
          </w:r>
          <w:r w:rsidR="00687C72">
            <w:rPr>
              <w:rFonts w:ascii="Times New Roman" w:hAnsi="Times New Roman" w:cs="Times New Roman"/>
              <w:color w:val="000000"/>
              <w:sz w:val="24"/>
              <w:szCs w:val="24"/>
              <w:shd w:val="clear" w:color="auto" w:fill="FFFFFF"/>
            </w:rPr>
            <w:fldChar w:fldCharType="separate"/>
          </w:r>
          <w:r w:rsidR="00687C72" w:rsidRPr="00687C72">
            <w:rPr>
              <w:rFonts w:ascii="Times New Roman" w:hAnsi="Times New Roman" w:cs="Times New Roman"/>
              <w:noProof/>
              <w:color w:val="000000"/>
              <w:sz w:val="24"/>
              <w:szCs w:val="24"/>
              <w:shd w:val="clear" w:color="auto" w:fill="FFFFFF"/>
            </w:rPr>
            <w:t>(Li, 2007)</w:t>
          </w:r>
          <w:r w:rsidR="00687C72">
            <w:rPr>
              <w:rFonts w:ascii="Times New Roman" w:hAnsi="Times New Roman" w:cs="Times New Roman"/>
              <w:color w:val="000000"/>
              <w:sz w:val="24"/>
              <w:szCs w:val="24"/>
              <w:shd w:val="clear" w:color="auto" w:fill="FFFFFF"/>
            </w:rPr>
            <w:fldChar w:fldCharType="end"/>
          </w:r>
        </w:sdtContent>
      </w:sdt>
      <w:r w:rsidR="00687C72">
        <w:rPr>
          <w:rFonts w:ascii="Times New Roman" w:hAnsi="Times New Roman" w:cs="Times New Roman"/>
          <w:color w:val="000000"/>
          <w:sz w:val="24"/>
          <w:szCs w:val="24"/>
          <w:shd w:val="clear" w:color="auto" w:fill="FFFFFF"/>
        </w:rPr>
        <w:t>.</w:t>
      </w:r>
    </w:p>
    <w:p w14:paraId="2ED232A2" w14:textId="7F423B6F" w:rsidR="008317F5" w:rsidRDefault="008317F5" w:rsidP="006647FA">
      <w:pPr>
        <w:pStyle w:val="ListParagraph"/>
        <w:ind w:left="0" w:firstLine="360"/>
        <w:rPr>
          <w:rFonts w:ascii="Times New Roman" w:hAnsi="Times New Roman" w:cs="Times New Roman"/>
          <w:color w:val="000000"/>
          <w:sz w:val="24"/>
          <w:szCs w:val="24"/>
          <w:shd w:val="clear" w:color="auto" w:fill="FFFFFF"/>
        </w:rPr>
      </w:pPr>
      <w:r w:rsidRPr="008317F5">
        <w:rPr>
          <w:rFonts w:ascii="Times New Roman" w:hAnsi="Times New Roman" w:cs="Times New Roman"/>
          <w:color w:val="000000"/>
          <w:sz w:val="24"/>
          <w:szCs w:val="24"/>
          <w:shd w:val="clear" w:color="auto" w:fill="FFFFFF"/>
        </w:rPr>
        <w:t xml:space="preserve">The models, I </w:t>
      </w:r>
      <w:r w:rsidR="009011C7">
        <w:rPr>
          <w:rFonts w:ascii="Times New Roman" w:hAnsi="Times New Roman" w:cs="Times New Roman"/>
          <w:color w:val="000000"/>
          <w:sz w:val="24"/>
          <w:szCs w:val="24"/>
          <w:shd w:val="clear" w:color="auto" w:fill="FFFFFF"/>
        </w:rPr>
        <w:t>will</w:t>
      </w:r>
      <w:r w:rsidRPr="008317F5">
        <w:rPr>
          <w:rFonts w:ascii="Times New Roman" w:hAnsi="Times New Roman" w:cs="Times New Roman"/>
          <w:color w:val="000000"/>
          <w:sz w:val="24"/>
          <w:szCs w:val="24"/>
          <w:shd w:val="clear" w:color="auto" w:fill="FFFFFF"/>
        </w:rPr>
        <w:t xml:space="preserve"> use, are linear regression and random forest, as my model has the quantitative dependent variable (the rate of suicide)</w:t>
      </w:r>
      <w:r w:rsidR="0093554D">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543325376"/>
          <w:citation/>
        </w:sdtPr>
        <w:sdtContent>
          <w:r w:rsidR="00687C72">
            <w:rPr>
              <w:rFonts w:ascii="Times New Roman" w:hAnsi="Times New Roman" w:cs="Times New Roman"/>
              <w:color w:val="000000"/>
              <w:sz w:val="24"/>
              <w:szCs w:val="24"/>
              <w:shd w:val="clear" w:color="auto" w:fill="FFFFFF"/>
            </w:rPr>
            <w:fldChar w:fldCharType="begin"/>
          </w:r>
          <w:r w:rsidR="00687C72">
            <w:rPr>
              <w:rFonts w:ascii="Times New Roman" w:hAnsi="Times New Roman" w:cs="Times New Roman"/>
              <w:color w:val="000000"/>
              <w:sz w:val="24"/>
              <w:szCs w:val="24"/>
              <w:shd w:val="clear" w:color="auto" w:fill="FFFFFF"/>
            </w:rPr>
            <w:instrText xml:space="preserve"> CITATION Sch10 \l 1033 </w:instrText>
          </w:r>
          <w:r w:rsidR="00687C72">
            <w:rPr>
              <w:rFonts w:ascii="Times New Roman" w:hAnsi="Times New Roman" w:cs="Times New Roman"/>
              <w:color w:val="000000"/>
              <w:sz w:val="24"/>
              <w:szCs w:val="24"/>
              <w:shd w:val="clear" w:color="auto" w:fill="FFFFFF"/>
            </w:rPr>
            <w:fldChar w:fldCharType="separate"/>
          </w:r>
          <w:r w:rsidR="00687C72" w:rsidRPr="00687C72">
            <w:rPr>
              <w:rFonts w:ascii="Times New Roman" w:hAnsi="Times New Roman" w:cs="Times New Roman"/>
              <w:noProof/>
              <w:color w:val="000000"/>
              <w:sz w:val="24"/>
              <w:szCs w:val="24"/>
              <w:shd w:val="clear" w:color="auto" w:fill="FFFFFF"/>
            </w:rPr>
            <w:t>(Schneider, 2010)</w:t>
          </w:r>
          <w:r w:rsidR="00687C72">
            <w:rPr>
              <w:rFonts w:ascii="Times New Roman" w:hAnsi="Times New Roman" w:cs="Times New Roman"/>
              <w:color w:val="000000"/>
              <w:sz w:val="24"/>
              <w:szCs w:val="24"/>
              <w:shd w:val="clear" w:color="auto" w:fill="FFFFFF"/>
            </w:rPr>
            <w:fldChar w:fldCharType="end"/>
          </w:r>
        </w:sdtContent>
      </w:sdt>
      <w:r w:rsidRPr="008317F5">
        <w:rPr>
          <w:rFonts w:ascii="Times New Roman" w:hAnsi="Times New Roman" w:cs="Times New Roman"/>
          <w:color w:val="000000"/>
          <w:sz w:val="24"/>
          <w:szCs w:val="24"/>
          <w:shd w:val="clear" w:color="auto" w:fill="FFFFFF"/>
        </w:rPr>
        <w:t>. To select the best variable</w:t>
      </w:r>
      <w:r w:rsidR="009011C7">
        <w:rPr>
          <w:rFonts w:ascii="Times New Roman" w:hAnsi="Times New Roman" w:cs="Times New Roman"/>
          <w:color w:val="000000"/>
          <w:sz w:val="24"/>
          <w:szCs w:val="24"/>
          <w:shd w:val="clear" w:color="auto" w:fill="FFFFFF"/>
        </w:rPr>
        <w:t>s</w:t>
      </w:r>
      <w:r w:rsidRPr="008317F5">
        <w:rPr>
          <w:rFonts w:ascii="Times New Roman" w:hAnsi="Times New Roman" w:cs="Times New Roman"/>
          <w:color w:val="000000"/>
          <w:sz w:val="24"/>
          <w:szCs w:val="24"/>
          <w:shd w:val="clear" w:color="auto" w:fill="FFFFFF"/>
        </w:rPr>
        <w:t xml:space="preserve">, I </w:t>
      </w:r>
      <w:r w:rsidR="009011C7">
        <w:rPr>
          <w:rFonts w:ascii="Times New Roman" w:hAnsi="Times New Roman" w:cs="Times New Roman"/>
          <w:color w:val="000000"/>
          <w:sz w:val="24"/>
          <w:szCs w:val="24"/>
          <w:shd w:val="clear" w:color="auto" w:fill="FFFFFF"/>
        </w:rPr>
        <w:t>will</w:t>
      </w:r>
      <w:r w:rsidRPr="008317F5">
        <w:rPr>
          <w:rFonts w:ascii="Times New Roman" w:hAnsi="Times New Roman" w:cs="Times New Roman"/>
          <w:color w:val="000000"/>
          <w:sz w:val="24"/>
          <w:szCs w:val="24"/>
          <w:shd w:val="clear" w:color="auto" w:fill="FFFFFF"/>
        </w:rPr>
        <w:t xml:space="preserve"> apply LASSO</w:t>
      </w:r>
      <w:r w:rsidR="00845D71">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701397987"/>
          <w:citation/>
        </w:sdtPr>
        <w:sdtContent>
          <w:r w:rsidR="00687C72">
            <w:rPr>
              <w:rFonts w:ascii="Times New Roman" w:hAnsi="Times New Roman" w:cs="Times New Roman"/>
              <w:color w:val="000000"/>
              <w:sz w:val="24"/>
              <w:szCs w:val="24"/>
              <w:shd w:val="clear" w:color="auto" w:fill="FFFFFF"/>
            </w:rPr>
            <w:fldChar w:fldCharType="begin"/>
          </w:r>
          <w:r w:rsidR="00687C72">
            <w:rPr>
              <w:rFonts w:ascii="Times New Roman" w:hAnsi="Times New Roman" w:cs="Times New Roman"/>
              <w:color w:val="000000"/>
              <w:sz w:val="24"/>
              <w:szCs w:val="24"/>
              <w:shd w:val="clear" w:color="auto" w:fill="FFFFFF"/>
            </w:rPr>
            <w:instrText xml:space="preserve"> CITATION Fon17 \l 1033 </w:instrText>
          </w:r>
          <w:r w:rsidR="00687C72">
            <w:rPr>
              <w:rFonts w:ascii="Times New Roman" w:hAnsi="Times New Roman" w:cs="Times New Roman"/>
              <w:color w:val="000000"/>
              <w:sz w:val="24"/>
              <w:szCs w:val="24"/>
              <w:shd w:val="clear" w:color="auto" w:fill="FFFFFF"/>
            </w:rPr>
            <w:fldChar w:fldCharType="separate"/>
          </w:r>
          <w:r w:rsidR="00687C72" w:rsidRPr="00687C72">
            <w:rPr>
              <w:rFonts w:ascii="Times New Roman" w:hAnsi="Times New Roman" w:cs="Times New Roman"/>
              <w:noProof/>
              <w:color w:val="000000"/>
              <w:sz w:val="24"/>
              <w:szCs w:val="24"/>
              <w:shd w:val="clear" w:color="auto" w:fill="FFFFFF"/>
            </w:rPr>
            <w:t>(Fonti, 2017)</w:t>
          </w:r>
          <w:r w:rsidR="00687C72">
            <w:rPr>
              <w:rFonts w:ascii="Times New Roman" w:hAnsi="Times New Roman" w:cs="Times New Roman"/>
              <w:color w:val="000000"/>
              <w:sz w:val="24"/>
              <w:szCs w:val="24"/>
              <w:shd w:val="clear" w:color="auto" w:fill="FFFFFF"/>
            </w:rPr>
            <w:fldChar w:fldCharType="end"/>
          </w:r>
        </w:sdtContent>
      </w:sdt>
      <w:r w:rsidRPr="008317F5">
        <w:rPr>
          <w:rFonts w:ascii="Times New Roman" w:hAnsi="Times New Roman" w:cs="Times New Roman"/>
          <w:color w:val="000000"/>
          <w:sz w:val="24"/>
          <w:szCs w:val="24"/>
          <w:shd w:val="clear" w:color="auto" w:fill="FFFFFF"/>
        </w:rPr>
        <w:t xml:space="preserve">. I will also apply specific space-time models, such as Bayesian space-model regression, as it attempts to address changes over time, instead of assuming the risks are staying constant. I will apply Neural Network to my data to see if it would be superior in modeling the data. </w:t>
      </w:r>
    </w:p>
    <w:p w14:paraId="69811A9F" w14:textId="77777777" w:rsidR="00706C1A" w:rsidRDefault="00706C1A" w:rsidP="008317F5">
      <w:pPr>
        <w:pStyle w:val="ListParagraph"/>
        <w:ind w:left="270" w:firstLine="360"/>
        <w:rPr>
          <w:rFonts w:ascii="Times New Roman" w:hAnsi="Times New Roman" w:cs="Times New Roman"/>
          <w:color w:val="000000"/>
          <w:sz w:val="24"/>
          <w:szCs w:val="24"/>
          <w:shd w:val="clear" w:color="auto" w:fill="FFFFFF"/>
        </w:rPr>
      </w:pPr>
    </w:p>
    <w:p w14:paraId="20133A2F"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078ED5D6"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6DC91AD5"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32C1F917"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32130535"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1C5D8D8B"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7B35F3C5" w14:textId="77777777" w:rsidR="00093ACB" w:rsidRDefault="00093ACB" w:rsidP="006647FA">
      <w:pPr>
        <w:pStyle w:val="ListParagraph"/>
        <w:ind w:left="0" w:firstLine="360"/>
        <w:rPr>
          <w:rFonts w:ascii="Times New Roman" w:hAnsi="Times New Roman" w:cs="Times New Roman"/>
          <w:b/>
          <w:bCs/>
          <w:color w:val="000000"/>
          <w:sz w:val="30"/>
          <w:szCs w:val="30"/>
          <w:shd w:val="clear" w:color="auto" w:fill="FFFFFF"/>
        </w:rPr>
      </w:pPr>
    </w:p>
    <w:p w14:paraId="2881A079" w14:textId="3D8B0FA3" w:rsidR="002F7CE9" w:rsidRDefault="002F7CE9" w:rsidP="00093ACB">
      <w:pPr>
        <w:pStyle w:val="Heading1"/>
        <w:rPr>
          <w:shd w:val="clear" w:color="auto" w:fill="FFFFFF"/>
        </w:rPr>
      </w:pPr>
      <w:bookmarkStart w:id="18" w:name="_Toc39510136"/>
      <w:r>
        <w:rPr>
          <w:shd w:val="clear" w:color="auto" w:fill="FFFFFF"/>
        </w:rPr>
        <w:lastRenderedPageBreak/>
        <w:t>Findings.</w:t>
      </w:r>
      <w:bookmarkEnd w:id="18"/>
    </w:p>
    <w:p w14:paraId="1AE3A3E1" w14:textId="2A12A30A" w:rsidR="002F7CE9" w:rsidRDefault="002F7CE9" w:rsidP="002F7CE9"/>
    <w:p w14:paraId="2805883B" w14:textId="516E1943" w:rsidR="002F7CE9" w:rsidRDefault="002F7CE9" w:rsidP="002F7CE9">
      <w:pPr>
        <w:pStyle w:val="Heading2"/>
      </w:pPr>
      <w:bookmarkStart w:id="19" w:name="_Toc39510137"/>
      <w:r>
        <w:t>CDC Wonder.</w:t>
      </w:r>
      <w:bookmarkEnd w:id="19"/>
    </w:p>
    <w:p w14:paraId="07CC0A6B" w14:textId="39B84DA3" w:rsidR="002F7CE9" w:rsidRDefault="002F7CE9" w:rsidP="002F7CE9"/>
    <w:p w14:paraId="6E874AD7" w14:textId="4F793191" w:rsidR="002F7CE9" w:rsidRPr="00FE2B6C" w:rsidRDefault="002F7CE9"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CDC wonder provides mortality data from 1968 to 2018. It allows us to see changes in suicide mortality in its “crude, no</w:t>
      </w:r>
      <w:r w:rsidR="00FE2B6C" w:rsidRPr="00FE2B6C">
        <w:rPr>
          <w:rFonts w:ascii="Times New Roman" w:hAnsi="Times New Roman" w:cs="Times New Roman"/>
          <w:color w:val="000000"/>
          <w:sz w:val="24"/>
          <w:szCs w:val="24"/>
          <w:shd w:val="clear" w:color="auto" w:fill="FFFFFF"/>
        </w:rPr>
        <w:t>t</w:t>
      </w:r>
      <w:r w:rsidRPr="00FE2B6C">
        <w:rPr>
          <w:rFonts w:ascii="Times New Roman" w:hAnsi="Times New Roman" w:cs="Times New Roman"/>
          <w:color w:val="000000"/>
          <w:sz w:val="24"/>
          <w:szCs w:val="24"/>
          <w:shd w:val="clear" w:color="auto" w:fill="FFFFFF"/>
        </w:rPr>
        <w:t xml:space="preserve"> age adjusted form:</w:t>
      </w:r>
      <w:r w:rsidR="00E61FA0" w:rsidRPr="00FE2B6C">
        <w:rPr>
          <w:rFonts w:ascii="Times New Roman" w:hAnsi="Times New Roman" w:cs="Times New Roman"/>
          <w:color w:val="000000"/>
          <w:sz w:val="24"/>
          <w:szCs w:val="24"/>
          <w:shd w:val="clear" w:color="auto" w:fill="FFFFFF"/>
        </w:rPr>
        <w:t xml:space="preserve"> </w:t>
      </w:r>
    </w:p>
    <w:p w14:paraId="233D715A" w14:textId="176B08CD" w:rsidR="002F7CE9" w:rsidRPr="002F7CE9" w:rsidRDefault="002F7CE9" w:rsidP="002F7CE9">
      <w:r>
        <w:rPr>
          <w:noProof/>
        </w:rPr>
        <mc:AlternateContent>
          <mc:Choice Requires="wps">
            <w:drawing>
              <wp:inline distT="0" distB="0" distL="0" distR="0" wp14:anchorId="1736C55C" wp14:editId="760F71F2">
                <wp:extent cx="304800" cy="304800"/>
                <wp:effectExtent l="0" t="0" r="0" b="0"/>
                <wp:docPr id="3"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E76F9"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&#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b+KNg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00E61FA0">
        <w:rPr>
          <w:noProof/>
        </w:rPr>
        <w:drawing>
          <wp:inline distT="0" distB="0" distL="0" distR="0" wp14:anchorId="003D6F27" wp14:editId="0F373795">
            <wp:extent cx="4404360" cy="3840480"/>
            <wp:effectExtent l="0" t="0" r="15240" b="7620"/>
            <wp:docPr id="5" name="Chart 5">
              <a:extLst xmlns:a="http://schemas.openxmlformats.org/drawingml/2006/main">
                <a:ext uri="{FF2B5EF4-FFF2-40B4-BE49-F238E27FC236}">
                  <a16:creationId xmlns:a16="http://schemas.microsoft.com/office/drawing/2014/main" id="{C1407338-ACF5-45F8-A9A1-BCECC3E73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8A50263" w14:textId="77777777" w:rsidR="00FE2B6C" w:rsidRDefault="00FE2B6C" w:rsidP="00FE2B6C">
      <w:pPr>
        <w:ind w:firstLine="720"/>
        <w:rPr>
          <w:rFonts w:ascii="Times New Roman" w:hAnsi="Times New Roman" w:cs="Times New Roman"/>
          <w:color w:val="000000"/>
          <w:sz w:val="24"/>
          <w:szCs w:val="24"/>
          <w:shd w:val="clear" w:color="auto" w:fill="FFFFFF"/>
        </w:rPr>
      </w:pPr>
      <w:bookmarkStart w:id="20" w:name="_Hlk39432338"/>
    </w:p>
    <w:p w14:paraId="2E873194" w14:textId="4A8CDA71" w:rsidR="002F7CE9" w:rsidRPr="00FE2B6C" w:rsidRDefault="00E61FA0"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 xml:space="preserve">Suicide rate went from 10.7 in 1968 to 13.0 in 1977, raising again in 1986 to </w:t>
      </w:r>
      <w:r w:rsidR="00E3742E" w:rsidRPr="00FE2B6C">
        <w:rPr>
          <w:rFonts w:ascii="Times New Roman" w:hAnsi="Times New Roman" w:cs="Times New Roman"/>
          <w:color w:val="000000"/>
          <w:sz w:val="24"/>
          <w:szCs w:val="24"/>
          <w:shd w:val="clear" w:color="auto" w:fill="FFFFFF"/>
        </w:rPr>
        <w:t>12.9 and then dropping to 10.4 in 2000. Since 2000, rates were going up reaching 14.8 in 2018 (increasing 38% since 1968 and 42% since 2000).</w:t>
      </w:r>
    </w:p>
    <w:bookmarkEnd w:id="20"/>
    <w:p w14:paraId="3F1191E4" w14:textId="38441CDF" w:rsidR="00E3742E" w:rsidRPr="00FE2B6C" w:rsidRDefault="00E3742E"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 xml:space="preserve">If we adjust for age, picture will </w:t>
      </w:r>
      <w:r w:rsidR="00C7073E" w:rsidRPr="00FE2B6C">
        <w:rPr>
          <w:rFonts w:ascii="Times New Roman" w:hAnsi="Times New Roman" w:cs="Times New Roman"/>
          <w:color w:val="000000"/>
          <w:sz w:val="24"/>
          <w:szCs w:val="24"/>
          <w:shd w:val="clear" w:color="auto" w:fill="FFFFFF"/>
        </w:rPr>
        <w:t xml:space="preserve">slightly </w:t>
      </w:r>
      <w:r w:rsidRPr="00FE2B6C">
        <w:rPr>
          <w:rFonts w:ascii="Times New Roman" w:hAnsi="Times New Roman" w:cs="Times New Roman"/>
          <w:color w:val="000000"/>
          <w:sz w:val="24"/>
          <w:szCs w:val="24"/>
          <w:shd w:val="clear" w:color="auto" w:fill="FFFFFF"/>
        </w:rPr>
        <w:t>change:</w:t>
      </w:r>
    </w:p>
    <w:p w14:paraId="31E0EDA6" w14:textId="77777777" w:rsidR="00F329AA" w:rsidRDefault="00C7073E" w:rsidP="00FE2D90">
      <w:r w:rsidRPr="00C7073E">
        <w:lastRenderedPageBreak/>
        <w:drawing>
          <wp:inline distT="0" distB="0" distL="0" distR="0" wp14:anchorId="3324C18F" wp14:editId="649877F2">
            <wp:extent cx="5334000" cy="206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86" cy="2065208"/>
                    </a:xfrm>
                    <a:prstGeom prst="rect">
                      <a:avLst/>
                    </a:prstGeom>
                  </pic:spPr>
                </pic:pic>
              </a:graphicData>
            </a:graphic>
          </wp:inline>
        </w:drawing>
      </w:r>
      <w:bookmarkStart w:id="21" w:name="_Hlk39434488"/>
    </w:p>
    <w:p w14:paraId="7B111E7B" w14:textId="09558BCD" w:rsidR="00FE2D90" w:rsidRPr="00FE2B6C" w:rsidRDefault="00FE2D90"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Suicide rate went from 12.4 in 1968 to 13.7 in 1977, raising slightly in 1986 to 13.0 and then dropping to 10.4 in 2000. Since 2000, rates were going up reaching 14.2 in 2018 (increasing 15% since 1968 and 37% since 2000). The improvements in suicide rates in late 80th and 90th were lost in the last 18 years.</w:t>
      </w:r>
    </w:p>
    <w:bookmarkEnd w:id="21"/>
    <w:p w14:paraId="65A1D674" w14:textId="61BFBA6A" w:rsidR="00FE2D90" w:rsidRPr="00FE2B6C" w:rsidRDefault="00336CF4"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If in addition to adjusting for age we also adjust for race, we again get slightly different picture (2000 race breakdown was used):</w:t>
      </w:r>
    </w:p>
    <w:p w14:paraId="135F5CA9" w14:textId="6B00178D" w:rsidR="00336CF4" w:rsidRDefault="00336CF4" w:rsidP="00FE2D90">
      <w:r w:rsidRPr="00336CF4">
        <w:drawing>
          <wp:inline distT="0" distB="0" distL="0" distR="0" wp14:anchorId="7D945C94" wp14:editId="3CB2018A">
            <wp:extent cx="5334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479" cy="2217619"/>
                    </a:xfrm>
                    <a:prstGeom prst="rect">
                      <a:avLst/>
                    </a:prstGeom>
                  </pic:spPr>
                </pic:pic>
              </a:graphicData>
            </a:graphic>
          </wp:inline>
        </w:drawing>
      </w:r>
    </w:p>
    <w:p w14:paraId="4D2654A6" w14:textId="64634D57" w:rsidR="00336CF4" w:rsidRPr="00FE2B6C" w:rsidRDefault="00336CF4" w:rsidP="00FE2B6C">
      <w:pPr>
        <w:ind w:firstLine="720"/>
        <w:rPr>
          <w:rFonts w:ascii="Times New Roman" w:hAnsi="Times New Roman" w:cs="Times New Roman"/>
          <w:color w:val="000000"/>
          <w:sz w:val="24"/>
          <w:szCs w:val="24"/>
          <w:shd w:val="clear" w:color="auto" w:fill="FFFFFF"/>
        </w:rPr>
      </w:pPr>
      <w:r w:rsidRPr="00FE2B6C">
        <w:rPr>
          <w:rFonts w:ascii="Times New Roman" w:hAnsi="Times New Roman" w:cs="Times New Roman"/>
          <w:color w:val="000000"/>
          <w:sz w:val="24"/>
          <w:szCs w:val="24"/>
          <w:shd w:val="clear" w:color="auto" w:fill="FFFFFF"/>
        </w:rPr>
        <w:t xml:space="preserve">Suicide rate went from 12.0 in 1968 to 13.5 in 1977, raising again in 1986 to 12.9 and then dropping to 10.3 in 2000. Since 2000, rates were going up reaching 14.5 in 2018 (increasing 21% since 1968 and 41% since 2000). </w:t>
      </w:r>
    </w:p>
    <w:p w14:paraId="008EB3D6" w14:textId="77777777" w:rsidR="00F329AA" w:rsidRPr="001C2AF5" w:rsidRDefault="00336CF4" w:rsidP="001C2AF5">
      <w:pPr>
        <w:ind w:firstLine="720"/>
        <w:rPr>
          <w:rFonts w:ascii="Times New Roman" w:hAnsi="Times New Roman" w:cs="Times New Roman"/>
          <w:color w:val="000000"/>
          <w:sz w:val="24"/>
          <w:szCs w:val="24"/>
          <w:shd w:val="clear" w:color="auto" w:fill="FFFFFF"/>
        </w:rPr>
      </w:pPr>
      <w:r w:rsidRPr="001C2AF5">
        <w:rPr>
          <w:rFonts w:ascii="Times New Roman" w:hAnsi="Times New Roman" w:cs="Times New Roman"/>
          <w:color w:val="000000"/>
          <w:sz w:val="24"/>
          <w:szCs w:val="24"/>
          <w:shd w:val="clear" w:color="auto" w:fill="FFFFFF"/>
        </w:rPr>
        <w:lastRenderedPageBreak/>
        <w:t>All 3 charts, in the end, show that suicide rate has improved, but the improvement was reversed.</w:t>
      </w:r>
    </w:p>
    <w:p w14:paraId="78EA7971" w14:textId="12EB1C9B" w:rsidR="00F329AA" w:rsidRPr="001C2AF5" w:rsidRDefault="00F329AA" w:rsidP="00FE2D90">
      <w:pPr>
        <w:rPr>
          <w:rFonts w:ascii="Times New Roman" w:hAnsi="Times New Roman" w:cs="Times New Roman"/>
          <w:color w:val="000000"/>
          <w:sz w:val="24"/>
          <w:szCs w:val="24"/>
          <w:shd w:val="clear" w:color="auto" w:fill="FFFFFF"/>
        </w:rPr>
      </w:pPr>
      <w:r w:rsidRPr="001C2AF5">
        <w:rPr>
          <w:rFonts w:ascii="Times New Roman" w:hAnsi="Times New Roman" w:cs="Times New Roman"/>
          <w:color w:val="000000"/>
          <w:sz w:val="24"/>
          <w:szCs w:val="24"/>
          <w:shd w:val="clear" w:color="auto" w:fill="FFFFFF"/>
        </w:rPr>
        <w:t>Different age groups behaved differently over the years (chart w</w:t>
      </w:r>
      <w:r w:rsidR="001C2AF5">
        <w:rPr>
          <w:rFonts w:ascii="Times New Roman" w:hAnsi="Times New Roman" w:cs="Times New Roman"/>
          <w:color w:val="000000"/>
          <w:sz w:val="24"/>
          <w:szCs w:val="24"/>
          <w:shd w:val="clear" w:color="auto" w:fill="FFFFFF"/>
        </w:rPr>
        <w:t>as</w:t>
      </w:r>
      <w:r w:rsidRPr="001C2AF5">
        <w:rPr>
          <w:rFonts w:ascii="Times New Roman" w:hAnsi="Times New Roman" w:cs="Times New Roman"/>
          <w:color w:val="000000"/>
          <w:sz w:val="24"/>
          <w:szCs w:val="24"/>
          <w:shd w:val="clear" w:color="auto" w:fill="FFFFFF"/>
        </w:rPr>
        <w:t xml:space="preserve"> smoothed):</w:t>
      </w:r>
    </w:p>
    <w:p w14:paraId="35B55DA0" w14:textId="7D95DA73" w:rsidR="00F329AA" w:rsidRDefault="00F329AA" w:rsidP="00FE2D90">
      <w:r w:rsidRPr="00F329AA">
        <w:drawing>
          <wp:inline distT="0" distB="0" distL="0" distR="0" wp14:anchorId="7FE03D24" wp14:editId="079AE353">
            <wp:extent cx="59436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8380"/>
                    </a:xfrm>
                    <a:prstGeom prst="rect">
                      <a:avLst/>
                    </a:prstGeom>
                  </pic:spPr>
                </pic:pic>
              </a:graphicData>
            </a:graphic>
          </wp:inline>
        </w:drawing>
      </w:r>
    </w:p>
    <w:p w14:paraId="5F364C77" w14:textId="78983F92" w:rsidR="00F329AA" w:rsidRPr="001C2AF5" w:rsidRDefault="00F329AA" w:rsidP="001C2AF5">
      <w:pPr>
        <w:ind w:firstLine="720"/>
        <w:rPr>
          <w:rFonts w:ascii="Times New Roman" w:hAnsi="Times New Roman" w:cs="Times New Roman"/>
          <w:color w:val="000000"/>
          <w:sz w:val="24"/>
          <w:szCs w:val="24"/>
          <w:shd w:val="clear" w:color="auto" w:fill="FFFFFF"/>
        </w:rPr>
      </w:pPr>
      <w:r w:rsidRPr="001C2AF5">
        <w:rPr>
          <w:rFonts w:ascii="Times New Roman" w:hAnsi="Times New Roman" w:cs="Times New Roman"/>
          <w:color w:val="000000"/>
          <w:sz w:val="24"/>
          <w:szCs w:val="24"/>
          <w:shd w:val="clear" w:color="auto" w:fill="FFFFFF"/>
        </w:rPr>
        <w:t xml:space="preserve">“15-24” and “25-34” groups look </w:t>
      </w:r>
      <w:proofErr w:type="gramStart"/>
      <w:r w:rsidRPr="001C2AF5">
        <w:rPr>
          <w:rFonts w:ascii="Times New Roman" w:hAnsi="Times New Roman" w:cs="Times New Roman"/>
          <w:color w:val="000000"/>
          <w:sz w:val="24"/>
          <w:szCs w:val="24"/>
          <w:shd w:val="clear" w:color="auto" w:fill="FFFFFF"/>
        </w:rPr>
        <w:t>similar to</w:t>
      </w:r>
      <w:proofErr w:type="gramEnd"/>
      <w:r w:rsidRPr="001C2AF5">
        <w:rPr>
          <w:rFonts w:ascii="Times New Roman" w:hAnsi="Times New Roman" w:cs="Times New Roman"/>
          <w:color w:val="000000"/>
          <w:sz w:val="24"/>
          <w:szCs w:val="24"/>
          <w:shd w:val="clear" w:color="auto" w:fill="FFFFFF"/>
        </w:rPr>
        <w:t xml:space="preserve"> each other and to overall suicide trend</w:t>
      </w:r>
      <w:r w:rsidR="00AD2CEE" w:rsidRPr="001C2AF5">
        <w:rPr>
          <w:rFonts w:ascii="Times New Roman" w:hAnsi="Times New Roman" w:cs="Times New Roman"/>
          <w:color w:val="000000"/>
          <w:sz w:val="24"/>
          <w:szCs w:val="24"/>
          <w:shd w:val="clear" w:color="auto" w:fill="FFFFFF"/>
        </w:rPr>
        <w:t xml:space="preserve">, even though they reached the lowest rate around 2005, not 2000. </w:t>
      </w:r>
      <w:r w:rsidRPr="001C2AF5">
        <w:rPr>
          <w:rFonts w:ascii="Times New Roman" w:hAnsi="Times New Roman" w:cs="Times New Roman"/>
          <w:color w:val="000000"/>
          <w:sz w:val="24"/>
          <w:szCs w:val="24"/>
          <w:shd w:val="clear" w:color="auto" w:fill="FFFFFF"/>
        </w:rPr>
        <w:t xml:space="preserve">“35-44”, “45-54” and “55-64” groups </w:t>
      </w:r>
      <w:r w:rsidR="00AD2CEE" w:rsidRPr="001C2AF5">
        <w:rPr>
          <w:rFonts w:ascii="Times New Roman" w:hAnsi="Times New Roman" w:cs="Times New Roman"/>
          <w:color w:val="000000"/>
          <w:sz w:val="24"/>
          <w:szCs w:val="24"/>
          <w:shd w:val="clear" w:color="auto" w:fill="FFFFFF"/>
        </w:rPr>
        <w:t>also display similarities to each other – they did not experienced spike in late 70th. Again, “75-84”, and “85+”, both peaked in late 80th or early 90th.</w:t>
      </w:r>
    </w:p>
    <w:p w14:paraId="331257B2" w14:textId="39359488" w:rsidR="00AD2CEE" w:rsidRDefault="00AD2CEE" w:rsidP="001C2AF5">
      <w:pPr>
        <w:ind w:firstLine="720"/>
      </w:pPr>
      <w:r w:rsidRPr="001C2AF5">
        <w:rPr>
          <w:rFonts w:ascii="Times New Roman" w:hAnsi="Times New Roman" w:cs="Times New Roman"/>
          <w:color w:val="000000"/>
          <w:sz w:val="24"/>
          <w:szCs w:val="24"/>
          <w:shd w:val="clear" w:color="auto" w:fill="FFFFFF"/>
        </w:rPr>
        <w:t>It is a known fact that suicide rate differs by gender:</w:t>
      </w:r>
      <w:r w:rsidRPr="00AD2CEE">
        <w:drawing>
          <wp:inline distT="0" distB="0" distL="0" distR="0" wp14:anchorId="2D237AF7" wp14:editId="5073ACB6">
            <wp:extent cx="533400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87" cy="2491967"/>
                    </a:xfrm>
                    <a:prstGeom prst="rect">
                      <a:avLst/>
                    </a:prstGeom>
                  </pic:spPr>
                </pic:pic>
              </a:graphicData>
            </a:graphic>
          </wp:inline>
        </w:drawing>
      </w:r>
    </w:p>
    <w:p w14:paraId="368A3F1A" w14:textId="24699A92" w:rsidR="00102885" w:rsidRDefault="00E9718B" w:rsidP="001C2AF5">
      <w:pPr>
        <w:ind w:firstLine="720"/>
        <w:rPr>
          <w:rFonts w:ascii="Times New Roman" w:hAnsi="Times New Roman" w:cs="Times New Roman"/>
          <w:color w:val="000000"/>
          <w:sz w:val="24"/>
          <w:szCs w:val="24"/>
          <w:shd w:val="clear" w:color="auto" w:fill="FFFFFF"/>
        </w:rPr>
      </w:pPr>
      <w:r w:rsidRPr="001C2AF5">
        <w:rPr>
          <w:rFonts w:ascii="Times New Roman" w:hAnsi="Times New Roman" w:cs="Times New Roman"/>
          <w:color w:val="000000"/>
          <w:sz w:val="24"/>
          <w:szCs w:val="24"/>
          <w:shd w:val="clear" w:color="auto" w:fill="FFFFFF"/>
        </w:rPr>
        <w:lastRenderedPageBreak/>
        <w:t>Female age-adjusted suicide rate as of 2018 has not yet reached what it was in 1970th, while male rate did not experience as a big improvement as female and as of 2018 is the highest it has ever been in the last 50 years.</w:t>
      </w:r>
      <w:r w:rsidR="00102885" w:rsidRPr="001C2AF5">
        <w:rPr>
          <w:rFonts w:ascii="Times New Roman" w:hAnsi="Times New Roman" w:cs="Times New Roman"/>
          <w:color w:val="000000"/>
          <w:sz w:val="24"/>
          <w:szCs w:val="24"/>
          <w:shd w:val="clear" w:color="auto" w:fill="FFFFFF"/>
        </w:rPr>
        <w:t xml:space="preserve"> Females experienced similar patterns of suicide rate across all age groups, while male have 2 distinct patterns (Exh5). One male pattern (“25-34” and “35-44”) is </w:t>
      </w:r>
      <w:proofErr w:type="gramStart"/>
      <w:r w:rsidR="00102885" w:rsidRPr="001C2AF5">
        <w:rPr>
          <w:rFonts w:ascii="Times New Roman" w:hAnsi="Times New Roman" w:cs="Times New Roman"/>
          <w:color w:val="000000"/>
          <w:sz w:val="24"/>
          <w:szCs w:val="24"/>
          <w:shd w:val="clear" w:color="auto" w:fill="FFFFFF"/>
        </w:rPr>
        <w:t>similar to</w:t>
      </w:r>
      <w:proofErr w:type="gramEnd"/>
      <w:r w:rsidR="00102885" w:rsidRPr="001C2AF5">
        <w:rPr>
          <w:rFonts w:ascii="Times New Roman" w:hAnsi="Times New Roman" w:cs="Times New Roman"/>
          <w:color w:val="000000"/>
          <w:sz w:val="24"/>
          <w:szCs w:val="24"/>
          <w:shd w:val="clear" w:color="auto" w:fill="FFFFFF"/>
        </w:rPr>
        <w:t xml:space="preserve"> female changes in rate – drop to 2000 and then increase, while another pattern experienced a peak in late 80th and then zigzag to the next 30 years.</w:t>
      </w:r>
    </w:p>
    <w:p w14:paraId="025B8685" w14:textId="2C783860" w:rsidR="001C2AF5" w:rsidRPr="001C2AF5" w:rsidRDefault="001C2AF5" w:rsidP="001C2AF5">
      <w:pPr>
        <w:ind w:firstLine="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05F01D96" wp14:editId="67959DD7">
            <wp:extent cx="5822315" cy="48310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315" cy="4831080"/>
                    </a:xfrm>
                    <a:prstGeom prst="rect">
                      <a:avLst/>
                    </a:prstGeom>
                    <a:noFill/>
                  </pic:spPr>
                </pic:pic>
              </a:graphicData>
            </a:graphic>
          </wp:inline>
        </w:drawing>
      </w:r>
    </w:p>
    <w:p w14:paraId="36613AE8" w14:textId="776F7179" w:rsidR="00102885" w:rsidRPr="001C2AF5" w:rsidRDefault="00FE2B6C" w:rsidP="001C2AF5">
      <w:pPr>
        <w:ind w:firstLine="720"/>
        <w:rPr>
          <w:rFonts w:ascii="Times New Roman" w:hAnsi="Times New Roman" w:cs="Times New Roman"/>
          <w:color w:val="000000"/>
          <w:sz w:val="24"/>
          <w:szCs w:val="24"/>
          <w:shd w:val="clear" w:color="auto" w:fill="FFFFFF"/>
        </w:rPr>
      </w:pPr>
      <w:r w:rsidRPr="001C2AF5">
        <w:rPr>
          <w:rFonts w:ascii="Times New Roman" w:hAnsi="Times New Roman" w:cs="Times New Roman"/>
          <w:color w:val="000000"/>
          <w:sz w:val="24"/>
          <w:szCs w:val="24"/>
          <w:shd w:val="clear" w:color="auto" w:fill="FFFFFF"/>
        </w:rPr>
        <w:t>Methods of</w:t>
      </w:r>
      <w:r w:rsidR="00102885" w:rsidRPr="001C2AF5">
        <w:rPr>
          <w:rFonts w:ascii="Times New Roman" w:hAnsi="Times New Roman" w:cs="Times New Roman"/>
          <w:color w:val="000000"/>
          <w:sz w:val="24"/>
          <w:szCs w:val="24"/>
          <w:shd w:val="clear" w:color="auto" w:fill="FFFFFF"/>
        </w:rPr>
        <w:t xml:space="preserve"> suicide has changed too over last 50 years (Exh6). </w:t>
      </w:r>
      <w:r w:rsidRPr="001C2AF5">
        <w:rPr>
          <w:rFonts w:ascii="Times New Roman" w:hAnsi="Times New Roman" w:cs="Times New Roman"/>
          <w:color w:val="000000"/>
          <w:sz w:val="24"/>
          <w:szCs w:val="24"/>
          <w:shd w:val="clear" w:color="auto" w:fill="FFFFFF"/>
        </w:rPr>
        <w:t>Guns peaked around 1990, while share of hanging was increasing for last 30 years. Gases have seen a sharp drop. Poisoning were going up and down.</w:t>
      </w:r>
    </w:p>
    <w:p w14:paraId="0BE69F12" w14:textId="0848D4E8" w:rsidR="00336CF4" w:rsidRDefault="00FE2B6C" w:rsidP="00FE2D90">
      <w:r w:rsidRPr="00FE2B6C">
        <w:lastRenderedPageBreak/>
        <w:drawing>
          <wp:inline distT="0" distB="0" distL="0" distR="0" wp14:anchorId="7AE53984" wp14:editId="1CACD399">
            <wp:extent cx="594360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320"/>
                    </a:xfrm>
                    <a:prstGeom prst="rect">
                      <a:avLst/>
                    </a:prstGeom>
                  </pic:spPr>
                </pic:pic>
              </a:graphicData>
            </a:graphic>
          </wp:inline>
        </w:drawing>
      </w:r>
    </w:p>
    <w:p w14:paraId="6D1C8DD0" w14:textId="39412E73" w:rsidR="001C2AF5" w:rsidRPr="0044150A" w:rsidRDefault="007A06B4" w:rsidP="00FE2D90">
      <w:pPr>
        <w:rPr>
          <w:rFonts w:ascii="Times New Roman" w:hAnsi="Times New Roman" w:cs="Times New Roman"/>
          <w:sz w:val="24"/>
          <w:szCs w:val="24"/>
        </w:rPr>
      </w:pPr>
      <w:r w:rsidRPr="0044150A">
        <w:rPr>
          <w:rFonts w:ascii="Times New Roman" w:hAnsi="Times New Roman" w:cs="Times New Roman"/>
          <w:sz w:val="24"/>
          <w:szCs w:val="24"/>
        </w:rPr>
        <w:t>Different age groups use different methods and have experienced different changes:</w:t>
      </w:r>
    </w:p>
    <w:p w14:paraId="5A35715B" w14:textId="65E51A24" w:rsidR="00C7073E" w:rsidRDefault="001C2AF5" w:rsidP="002F7CE9">
      <w:r w:rsidRPr="001C2AF5">
        <w:drawing>
          <wp:inline distT="0" distB="0" distL="0" distR="0" wp14:anchorId="2128B5DD" wp14:editId="3E8B7D0B">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6160"/>
                    </a:xfrm>
                    <a:prstGeom prst="rect">
                      <a:avLst/>
                    </a:prstGeom>
                  </pic:spPr>
                </pic:pic>
              </a:graphicData>
            </a:graphic>
          </wp:inline>
        </w:drawing>
      </w:r>
    </w:p>
    <w:p w14:paraId="33C6369C" w14:textId="7B5F4DC0" w:rsidR="00E3742E" w:rsidRPr="0044150A" w:rsidRDefault="007A06B4" w:rsidP="0044150A">
      <w:pPr>
        <w:ind w:firstLine="720"/>
        <w:rPr>
          <w:rFonts w:ascii="Times New Roman" w:hAnsi="Times New Roman" w:cs="Times New Roman"/>
          <w:sz w:val="24"/>
          <w:szCs w:val="24"/>
        </w:rPr>
      </w:pPr>
      <w:r w:rsidRPr="0044150A">
        <w:rPr>
          <w:rFonts w:ascii="Times New Roman" w:hAnsi="Times New Roman" w:cs="Times New Roman"/>
          <w:sz w:val="24"/>
          <w:szCs w:val="24"/>
        </w:rPr>
        <w:lastRenderedPageBreak/>
        <w:t xml:space="preserve">Interestingly, “65-74”, “75-84”, and “85+” groups have experienced an increase in gun method, while “15-24” group saw a sharp decrease in gun suicides. </w:t>
      </w:r>
    </w:p>
    <w:p w14:paraId="1236BAAF" w14:textId="6A0AC2A8" w:rsidR="007A06B4" w:rsidRDefault="007A06B4" w:rsidP="002F7CE9">
      <w:r w:rsidRPr="0044150A">
        <w:rPr>
          <w:rFonts w:ascii="Times New Roman" w:hAnsi="Times New Roman" w:cs="Times New Roman"/>
          <w:sz w:val="24"/>
          <w:szCs w:val="24"/>
        </w:rPr>
        <w:t>Methods also differ by gender</w:t>
      </w:r>
      <w:r>
        <w:t>:</w:t>
      </w:r>
    </w:p>
    <w:p w14:paraId="39DAA1D7" w14:textId="46D89D44" w:rsidR="0057578D" w:rsidRDefault="0057578D" w:rsidP="002F7CE9">
      <w:r w:rsidRPr="0057578D">
        <w:drawing>
          <wp:inline distT="0" distB="0" distL="0" distR="0" wp14:anchorId="7F16078D" wp14:editId="2BF81B6C">
            <wp:extent cx="5196840" cy="20193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307" cy="2019481"/>
                    </a:xfrm>
                    <a:prstGeom prst="rect">
                      <a:avLst/>
                    </a:prstGeom>
                  </pic:spPr>
                </pic:pic>
              </a:graphicData>
            </a:graphic>
          </wp:inline>
        </w:drawing>
      </w:r>
    </w:p>
    <w:p w14:paraId="35A0E247" w14:textId="6F41C0EE" w:rsidR="007A06B4" w:rsidRDefault="00C9462B" w:rsidP="002F7CE9">
      <w:r w:rsidRPr="00C9462B">
        <w:drawing>
          <wp:inline distT="0" distB="0" distL="0" distR="0" wp14:anchorId="39509A6A" wp14:editId="6EC6C46B">
            <wp:extent cx="5943600" cy="4587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87240"/>
                    </a:xfrm>
                    <a:prstGeom prst="rect">
                      <a:avLst/>
                    </a:prstGeom>
                  </pic:spPr>
                </pic:pic>
              </a:graphicData>
            </a:graphic>
          </wp:inline>
        </w:drawing>
      </w:r>
    </w:p>
    <w:p w14:paraId="0FE60E50" w14:textId="2119FC01" w:rsidR="007A06B4" w:rsidRPr="0044150A" w:rsidRDefault="00F66A2F" w:rsidP="0044150A">
      <w:pPr>
        <w:ind w:firstLine="720"/>
        <w:rPr>
          <w:rFonts w:ascii="Times New Roman" w:hAnsi="Times New Roman" w:cs="Times New Roman"/>
          <w:sz w:val="24"/>
          <w:szCs w:val="24"/>
        </w:rPr>
      </w:pPr>
      <w:r w:rsidRPr="0044150A">
        <w:rPr>
          <w:rFonts w:ascii="Times New Roman" w:hAnsi="Times New Roman" w:cs="Times New Roman"/>
          <w:sz w:val="24"/>
          <w:szCs w:val="24"/>
        </w:rPr>
        <w:lastRenderedPageBreak/>
        <w:t>Poisoning is more common among females, while gun suicide is more common among males.</w:t>
      </w:r>
    </w:p>
    <w:p w14:paraId="35E82F6C" w14:textId="5A6A2CF6" w:rsidR="002F7CE9" w:rsidRPr="0044150A" w:rsidRDefault="00BB5E0E" w:rsidP="0044150A">
      <w:pPr>
        <w:ind w:firstLine="720"/>
        <w:rPr>
          <w:rFonts w:ascii="Times New Roman" w:hAnsi="Times New Roman" w:cs="Times New Roman"/>
          <w:sz w:val="24"/>
          <w:szCs w:val="24"/>
        </w:rPr>
      </w:pPr>
      <w:r w:rsidRPr="0044150A">
        <w:rPr>
          <w:rFonts w:ascii="Times New Roman" w:hAnsi="Times New Roman" w:cs="Times New Roman"/>
          <w:sz w:val="24"/>
          <w:szCs w:val="24"/>
        </w:rPr>
        <w:t xml:space="preserve">Suicide rates are differed by race as well (Exh9, Exh10). Interestingly, African American suicide rate bottomed at around 2005, while whites at 2000. </w:t>
      </w:r>
    </w:p>
    <w:p w14:paraId="33C8A80C" w14:textId="5F574031" w:rsidR="002F7CE9" w:rsidRDefault="00BB5E0E" w:rsidP="002F7CE9">
      <w:r w:rsidRPr="00BB5E0E">
        <w:drawing>
          <wp:inline distT="0" distB="0" distL="0" distR="0" wp14:anchorId="314674A3" wp14:editId="3456E311">
            <wp:extent cx="5852160" cy="299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671" cy="2994921"/>
                    </a:xfrm>
                    <a:prstGeom prst="rect">
                      <a:avLst/>
                    </a:prstGeom>
                  </pic:spPr>
                </pic:pic>
              </a:graphicData>
            </a:graphic>
          </wp:inline>
        </w:drawing>
      </w:r>
    </w:p>
    <w:p w14:paraId="119EA5D6" w14:textId="5AADE06C" w:rsidR="002F7CE9" w:rsidRDefault="00BB5E0E" w:rsidP="002F7CE9">
      <w:r w:rsidRPr="00BB5E0E">
        <w:drawing>
          <wp:inline distT="0" distB="0" distL="0" distR="0" wp14:anchorId="524D5907" wp14:editId="4AA1BAB3">
            <wp:extent cx="585216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678" cy="3314993"/>
                    </a:xfrm>
                    <a:prstGeom prst="rect">
                      <a:avLst/>
                    </a:prstGeom>
                  </pic:spPr>
                </pic:pic>
              </a:graphicData>
            </a:graphic>
          </wp:inline>
        </w:drawing>
      </w:r>
    </w:p>
    <w:p w14:paraId="0BC4894B" w14:textId="6DEF1EEA" w:rsidR="00BB5E0E" w:rsidRPr="0044150A" w:rsidRDefault="00BB5E0E" w:rsidP="0044150A">
      <w:pPr>
        <w:ind w:firstLine="720"/>
        <w:rPr>
          <w:rFonts w:ascii="Times New Roman" w:hAnsi="Times New Roman" w:cs="Times New Roman"/>
          <w:sz w:val="24"/>
          <w:szCs w:val="24"/>
        </w:rPr>
      </w:pPr>
      <w:r w:rsidRPr="0044150A">
        <w:rPr>
          <w:rFonts w:ascii="Times New Roman" w:hAnsi="Times New Roman" w:cs="Times New Roman"/>
          <w:sz w:val="24"/>
          <w:szCs w:val="24"/>
        </w:rPr>
        <w:lastRenderedPageBreak/>
        <w:t xml:space="preserve">Different generations have experienced </w:t>
      </w:r>
      <w:r w:rsidR="007F19C3" w:rsidRPr="0044150A">
        <w:rPr>
          <w:rFonts w:ascii="Times New Roman" w:hAnsi="Times New Roman" w:cs="Times New Roman"/>
          <w:sz w:val="24"/>
          <w:szCs w:val="24"/>
        </w:rPr>
        <w:t xml:space="preserve">different pattern of suicides during their lifetime. </w:t>
      </w:r>
    </w:p>
    <w:p w14:paraId="4439C5DA" w14:textId="385056B8" w:rsidR="007F19C3" w:rsidRDefault="00C9462B" w:rsidP="002F7CE9">
      <w:r w:rsidRPr="00C9462B">
        <w:drawing>
          <wp:inline distT="0" distB="0" distL="0" distR="0" wp14:anchorId="25871CC7" wp14:editId="41A8CDAE">
            <wp:extent cx="5334000" cy="2499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72" cy="2499581"/>
                    </a:xfrm>
                    <a:prstGeom prst="rect">
                      <a:avLst/>
                    </a:prstGeom>
                  </pic:spPr>
                </pic:pic>
              </a:graphicData>
            </a:graphic>
          </wp:inline>
        </w:drawing>
      </w:r>
    </w:p>
    <w:p w14:paraId="7D1B9A58" w14:textId="69BA6B45" w:rsidR="002D6EB4" w:rsidRPr="0044150A" w:rsidRDefault="002D6EB4" w:rsidP="0044150A">
      <w:pPr>
        <w:ind w:firstLine="720"/>
        <w:rPr>
          <w:rFonts w:ascii="Times New Roman" w:hAnsi="Times New Roman" w:cs="Times New Roman"/>
          <w:sz w:val="24"/>
          <w:szCs w:val="24"/>
        </w:rPr>
      </w:pPr>
      <w:r w:rsidRPr="0044150A">
        <w:rPr>
          <w:rFonts w:ascii="Times New Roman" w:hAnsi="Times New Roman" w:cs="Times New Roman"/>
          <w:sz w:val="24"/>
          <w:szCs w:val="24"/>
        </w:rPr>
        <w:t>For people born in 1914, a big spike in year 1990 at age of 76.</w:t>
      </w:r>
    </w:p>
    <w:p w14:paraId="06ECA8E4" w14:textId="309D90FC" w:rsidR="002D6EB4" w:rsidRDefault="002D6EB4" w:rsidP="002F7CE9">
      <w:r w:rsidRPr="002D6EB4">
        <w:drawing>
          <wp:inline distT="0" distB="0" distL="0" distR="0" wp14:anchorId="4809C559" wp14:editId="599AE829">
            <wp:extent cx="53340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77" cy="2316687"/>
                    </a:xfrm>
                    <a:prstGeom prst="rect">
                      <a:avLst/>
                    </a:prstGeom>
                  </pic:spPr>
                </pic:pic>
              </a:graphicData>
            </a:graphic>
          </wp:inline>
        </w:drawing>
      </w:r>
      <w:r w:rsidRPr="002D6EB4">
        <w:drawing>
          <wp:inline distT="0" distB="0" distL="0" distR="0" wp14:anchorId="0D95432A" wp14:editId="24EB5795">
            <wp:extent cx="5334000" cy="1996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510" cy="1996631"/>
                    </a:xfrm>
                    <a:prstGeom prst="rect">
                      <a:avLst/>
                    </a:prstGeom>
                  </pic:spPr>
                </pic:pic>
              </a:graphicData>
            </a:graphic>
          </wp:inline>
        </w:drawing>
      </w:r>
    </w:p>
    <w:p w14:paraId="405333FD" w14:textId="342579EC" w:rsidR="002D6EB4" w:rsidRPr="0044150A" w:rsidRDefault="002D6EB4" w:rsidP="0044150A">
      <w:pPr>
        <w:ind w:firstLine="720"/>
        <w:rPr>
          <w:rFonts w:ascii="Times New Roman" w:hAnsi="Times New Roman" w:cs="Times New Roman"/>
          <w:sz w:val="24"/>
          <w:szCs w:val="24"/>
        </w:rPr>
      </w:pPr>
      <w:r w:rsidRPr="0044150A">
        <w:rPr>
          <w:rFonts w:ascii="Times New Roman" w:hAnsi="Times New Roman" w:cs="Times New Roman"/>
          <w:sz w:val="24"/>
          <w:szCs w:val="24"/>
        </w:rPr>
        <w:lastRenderedPageBreak/>
        <w:t>A noticeable drop around year 2000 at age of 65.</w:t>
      </w:r>
    </w:p>
    <w:p w14:paraId="6F8E00EE" w14:textId="52E20A59" w:rsidR="00801594" w:rsidRDefault="002D6EB4" w:rsidP="002F7CE9">
      <w:r w:rsidRPr="002D6EB4">
        <w:drawing>
          <wp:inline distT="0" distB="0" distL="0" distR="0" wp14:anchorId="460064CB" wp14:editId="1827A4FA">
            <wp:extent cx="5334462" cy="329212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3292125"/>
                    </a:xfrm>
                    <a:prstGeom prst="rect">
                      <a:avLst/>
                    </a:prstGeom>
                  </pic:spPr>
                </pic:pic>
              </a:graphicData>
            </a:graphic>
          </wp:inline>
        </w:drawing>
      </w:r>
    </w:p>
    <w:p w14:paraId="44B3EC3F" w14:textId="5015428C" w:rsidR="002D6EB4" w:rsidRPr="0044150A" w:rsidRDefault="002D6EB4" w:rsidP="0044150A">
      <w:pPr>
        <w:ind w:firstLine="720"/>
        <w:rPr>
          <w:rFonts w:ascii="Times New Roman" w:hAnsi="Times New Roman" w:cs="Times New Roman"/>
          <w:sz w:val="24"/>
          <w:szCs w:val="24"/>
        </w:rPr>
      </w:pPr>
      <w:r w:rsidRPr="0044150A">
        <w:rPr>
          <w:rFonts w:ascii="Times New Roman" w:hAnsi="Times New Roman" w:cs="Times New Roman"/>
          <w:sz w:val="24"/>
          <w:szCs w:val="24"/>
        </w:rPr>
        <w:t>Some spike in early 30</w:t>
      </w:r>
      <w:r w:rsidRPr="0044150A">
        <w:rPr>
          <w:rFonts w:ascii="Times New Roman" w:hAnsi="Times New Roman" w:cs="Times New Roman"/>
          <w:sz w:val="24"/>
          <w:szCs w:val="24"/>
          <w:vertAlign w:val="superscript"/>
        </w:rPr>
        <w:t>th</w:t>
      </w:r>
      <w:r w:rsidRPr="0044150A">
        <w:rPr>
          <w:rFonts w:ascii="Times New Roman" w:hAnsi="Times New Roman" w:cs="Times New Roman"/>
          <w:sz w:val="24"/>
          <w:szCs w:val="24"/>
        </w:rPr>
        <w:t xml:space="preserve"> (years - late 70</w:t>
      </w:r>
      <w:r w:rsidRPr="0044150A">
        <w:rPr>
          <w:rFonts w:ascii="Times New Roman" w:hAnsi="Times New Roman" w:cs="Times New Roman"/>
          <w:sz w:val="24"/>
          <w:szCs w:val="24"/>
          <w:vertAlign w:val="superscript"/>
        </w:rPr>
        <w:t>th</w:t>
      </w:r>
      <w:r w:rsidRPr="0044150A">
        <w:rPr>
          <w:rFonts w:ascii="Times New Roman" w:hAnsi="Times New Roman" w:cs="Times New Roman"/>
          <w:sz w:val="24"/>
          <w:szCs w:val="24"/>
        </w:rPr>
        <w:t>).</w:t>
      </w:r>
    </w:p>
    <w:p w14:paraId="7F72EDD9" w14:textId="2A863C3B" w:rsidR="007F19C3" w:rsidRDefault="002D6EB4" w:rsidP="002F7CE9">
      <w:r w:rsidRPr="002D6EB4">
        <w:drawing>
          <wp:inline distT="0" distB="0" distL="0" distR="0" wp14:anchorId="64425739" wp14:editId="6019125A">
            <wp:extent cx="5334462" cy="329212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3292125"/>
                    </a:xfrm>
                    <a:prstGeom prst="rect">
                      <a:avLst/>
                    </a:prstGeom>
                  </pic:spPr>
                </pic:pic>
              </a:graphicData>
            </a:graphic>
          </wp:inline>
        </w:drawing>
      </w:r>
    </w:p>
    <w:p w14:paraId="7AC16D9C" w14:textId="532B88DE" w:rsidR="002D6EB4" w:rsidRPr="0044150A" w:rsidRDefault="002D6EB4" w:rsidP="00E276EB">
      <w:pPr>
        <w:ind w:firstLine="720"/>
        <w:rPr>
          <w:rFonts w:ascii="Times New Roman" w:hAnsi="Times New Roman" w:cs="Times New Roman"/>
          <w:sz w:val="24"/>
          <w:szCs w:val="24"/>
        </w:rPr>
      </w:pPr>
      <w:r w:rsidRPr="0044150A">
        <w:rPr>
          <w:rFonts w:ascii="Times New Roman" w:hAnsi="Times New Roman" w:cs="Times New Roman"/>
          <w:sz w:val="24"/>
          <w:szCs w:val="24"/>
        </w:rPr>
        <w:t>Consistent increase across all years. Year 2000 practically saw no decrease (age of 45).</w:t>
      </w:r>
    </w:p>
    <w:p w14:paraId="3A4FE7DB" w14:textId="2CE1681A" w:rsidR="00801594" w:rsidRDefault="002D6EB4" w:rsidP="002F7CE9">
      <w:r w:rsidRPr="002D6EB4">
        <w:lastRenderedPageBreak/>
        <w:drawing>
          <wp:inline distT="0" distB="0" distL="0" distR="0" wp14:anchorId="5E637F31" wp14:editId="2A135B29">
            <wp:extent cx="5334462" cy="329212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3292125"/>
                    </a:xfrm>
                    <a:prstGeom prst="rect">
                      <a:avLst/>
                    </a:prstGeom>
                  </pic:spPr>
                </pic:pic>
              </a:graphicData>
            </a:graphic>
          </wp:inline>
        </w:drawing>
      </w:r>
    </w:p>
    <w:p w14:paraId="524281A1" w14:textId="7E01D585" w:rsidR="007F19C3" w:rsidRDefault="00F94012" w:rsidP="002F7CE9">
      <w:r w:rsidRPr="00F94012">
        <w:drawing>
          <wp:inline distT="0" distB="0" distL="0" distR="0" wp14:anchorId="276951D8" wp14:editId="22126FF4">
            <wp:extent cx="5334000" cy="22021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471" cy="2202374"/>
                    </a:xfrm>
                    <a:prstGeom prst="rect">
                      <a:avLst/>
                    </a:prstGeom>
                  </pic:spPr>
                </pic:pic>
              </a:graphicData>
            </a:graphic>
          </wp:inline>
        </w:drawing>
      </w:r>
    </w:p>
    <w:p w14:paraId="126C742E" w14:textId="31C5A09B" w:rsidR="0036701F" w:rsidRDefault="00F94012" w:rsidP="002F7CE9">
      <w:r w:rsidRPr="00F94012">
        <w:drawing>
          <wp:inline distT="0" distB="0" distL="0" distR="0" wp14:anchorId="05AF17C1" wp14:editId="5545F61C">
            <wp:extent cx="5334000" cy="21564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519" cy="2156670"/>
                    </a:xfrm>
                    <a:prstGeom prst="rect">
                      <a:avLst/>
                    </a:prstGeom>
                  </pic:spPr>
                </pic:pic>
              </a:graphicData>
            </a:graphic>
          </wp:inline>
        </w:drawing>
      </w:r>
    </w:p>
    <w:p w14:paraId="2AB18B51" w14:textId="75469E93" w:rsidR="0036701F" w:rsidRPr="00E276EB" w:rsidRDefault="0036701F" w:rsidP="00E276EB">
      <w:pPr>
        <w:ind w:firstLine="720"/>
        <w:rPr>
          <w:rFonts w:ascii="Times New Roman" w:hAnsi="Times New Roman" w:cs="Times New Roman"/>
          <w:sz w:val="24"/>
          <w:szCs w:val="24"/>
        </w:rPr>
      </w:pPr>
      <w:r w:rsidRPr="00E276EB">
        <w:rPr>
          <w:rFonts w:ascii="Times New Roman" w:hAnsi="Times New Roman" w:cs="Times New Roman"/>
          <w:sz w:val="24"/>
          <w:szCs w:val="24"/>
        </w:rPr>
        <w:lastRenderedPageBreak/>
        <w:t xml:space="preserve">Please note that </w:t>
      </w:r>
      <w:r w:rsidR="00541337" w:rsidRPr="00E276EB">
        <w:rPr>
          <w:rFonts w:ascii="Times New Roman" w:hAnsi="Times New Roman" w:cs="Times New Roman"/>
          <w:sz w:val="24"/>
          <w:szCs w:val="24"/>
        </w:rPr>
        <w:t>people born in 1944 have not reached rate of 20 from age 25 to 75, while people born in 1954 reached rate of 20 at age of 60. People born in 1964 reached rate of 20 at age of 50. People born in 1974 at age of 40 and people born in 1984 approach rate of 20 at age of 35. It appears that people born after 1944 die at higher rate from suicide.</w:t>
      </w:r>
    </w:p>
    <w:p w14:paraId="313E5AA6" w14:textId="7474101D" w:rsidR="00541337" w:rsidRDefault="00983EFD" w:rsidP="002F7CE9">
      <w:r w:rsidRPr="00983EFD">
        <w:drawing>
          <wp:inline distT="0" distB="0" distL="0" distR="0" wp14:anchorId="239B1329" wp14:editId="3B130C91">
            <wp:extent cx="53340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465" cy="2743439"/>
                    </a:xfrm>
                    <a:prstGeom prst="rect">
                      <a:avLst/>
                    </a:prstGeom>
                  </pic:spPr>
                </pic:pic>
              </a:graphicData>
            </a:graphic>
          </wp:inline>
        </w:drawing>
      </w:r>
    </w:p>
    <w:p w14:paraId="2DC99DE8" w14:textId="77777777" w:rsidR="00983EFD" w:rsidRPr="00E276EB" w:rsidRDefault="00983EFD" w:rsidP="00E276EB">
      <w:pPr>
        <w:ind w:firstLine="720"/>
        <w:rPr>
          <w:rFonts w:ascii="Times New Roman" w:hAnsi="Times New Roman" w:cs="Times New Roman"/>
          <w:sz w:val="24"/>
          <w:szCs w:val="24"/>
        </w:rPr>
      </w:pPr>
      <w:r w:rsidRPr="00E276EB">
        <w:rPr>
          <w:rFonts w:ascii="Times New Roman" w:hAnsi="Times New Roman" w:cs="Times New Roman"/>
          <w:sz w:val="24"/>
          <w:szCs w:val="24"/>
        </w:rPr>
        <w:t>Females born in 1944 had suicide rate peaked at age of 35, while male had rate peaked at age of 35 and then go up again at age of 55.</w:t>
      </w:r>
    </w:p>
    <w:p w14:paraId="43C35FC4" w14:textId="5FADF4EF" w:rsidR="00983EFD" w:rsidRDefault="00983EFD" w:rsidP="00E276EB">
      <w:pPr>
        <w:ind w:firstLine="720"/>
      </w:pPr>
      <w:r w:rsidRPr="00E276EB">
        <w:rPr>
          <w:rFonts w:ascii="Times New Roman" w:hAnsi="Times New Roman" w:cs="Times New Roman"/>
          <w:sz w:val="24"/>
          <w:szCs w:val="24"/>
        </w:rPr>
        <w:t>However, people born in 1954 experienced very different pattern. Females had their rate go up for most of their lives and males reached rate of 30 at age of 60.</w:t>
      </w:r>
      <w:r w:rsidRPr="00983EFD">
        <w:drawing>
          <wp:inline distT="0" distB="0" distL="0" distR="0" wp14:anchorId="7DD74CC0" wp14:editId="483CC71D">
            <wp:extent cx="533400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570" cy="2133828"/>
                    </a:xfrm>
                    <a:prstGeom prst="rect">
                      <a:avLst/>
                    </a:prstGeom>
                  </pic:spPr>
                </pic:pic>
              </a:graphicData>
            </a:graphic>
          </wp:inline>
        </w:drawing>
      </w:r>
    </w:p>
    <w:p w14:paraId="40AC409F" w14:textId="7FC6CA30" w:rsidR="00E46A22" w:rsidRPr="00E276EB" w:rsidRDefault="00E46A22" w:rsidP="00E276EB">
      <w:pPr>
        <w:ind w:firstLine="720"/>
        <w:rPr>
          <w:rFonts w:ascii="Times New Roman" w:hAnsi="Times New Roman" w:cs="Times New Roman"/>
          <w:sz w:val="24"/>
          <w:szCs w:val="24"/>
        </w:rPr>
      </w:pPr>
      <w:r w:rsidRPr="00E276EB">
        <w:rPr>
          <w:rFonts w:ascii="Times New Roman" w:hAnsi="Times New Roman" w:cs="Times New Roman"/>
          <w:sz w:val="24"/>
          <w:szCs w:val="24"/>
        </w:rPr>
        <w:lastRenderedPageBreak/>
        <w:t xml:space="preserve">African Americans and whites had roughly the same rate at age of 30 (year 1974), however whites’ suicide rate went up while African American’s rate dropped sharply in the following years (Ext 21A). </w:t>
      </w:r>
    </w:p>
    <w:p w14:paraId="4B304818" w14:textId="77777777" w:rsidR="00E276EB" w:rsidRDefault="00E46A22" w:rsidP="00E276EB">
      <w:pPr>
        <w:rPr>
          <w:rFonts w:ascii="Times New Roman" w:hAnsi="Times New Roman" w:cs="Times New Roman"/>
          <w:sz w:val="24"/>
          <w:szCs w:val="24"/>
        </w:rPr>
      </w:pPr>
      <w:r w:rsidRPr="00E46A22">
        <w:drawing>
          <wp:inline distT="0" distB="0" distL="0" distR="0" wp14:anchorId="6CDBA55F" wp14:editId="213780D1">
            <wp:extent cx="5943600" cy="3352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2800"/>
                    </a:xfrm>
                    <a:prstGeom prst="rect">
                      <a:avLst/>
                    </a:prstGeom>
                  </pic:spPr>
                </pic:pic>
              </a:graphicData>
            </a:graphic>
          </wp:inline>
        </w:drawing>
      </w:r>
      <w:r w:rsidRPr="00E276EB">
        <w:rPr>
          <w:rFonts w:ascii="Times New Roman" w:hAnsi="Times New Roman" w:cs="Times New Roman"/>
          <w:sz w:val="24"/>
          <w:szCs w:val="24"/>
        </w:rPr>
        <w:t xml:space="preserve">Similarly, for people born in 1944, African Americans’ rate peaked at age of 30 (year 1984), </w:t>
      </w:r>
      <w:r w:rsidR="00E276EB">
        <w:rPr>
          <w:rFonts w:ascii="Times New Roman" w:hAnsi="Times New Roman" w:cs="Times New Roman"/>
          <w:sz w:val="24"/>
          <w:szCs w:val="24"/>
        </w:rPr>
        <w:t>W</w:t>
      </w:r>
      <w:r w:rsidRPr="00E276EB">
        <w:rPr>
          <w:rFonts w:ascii="Times New Roman" w:hAnsi="Times New Roman" w:cs="Times New Roman"/>
          <w:sz w:val="24"/>
          <w:szCs w:val="24"/>
        </w:rPr>
        <w:t>hile whites’ rate was going up through the whole period.</w:t>
      </w:r>
    </w:p>
    <w:p w14:paraId="36880010" w14:textId="1F54A37C" w:rsidR="00E46A22" w:rsidRDefault="00E46A22" w:rsidP="00E276EB">
      <w:r w:rsidRPr="00E46A22">
        <w:drawing>
          <wp:inline distT="0" distB="0" distL="0" distR="0" wp14:anchorId="2E3562BD" wp14:editId="5602C0DA">
            <wp:extent cx="5943600" cy="2727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7960"/>
                    </a:xfrm>
                    <a:prstGeom prst="rect">
                      <a:avLst/>
                    </a:prstGeom>
                  </pic:spPr>
                </pic:pic>
              </a:graphicData>
            </a:graphic>
          </wp:inline>
        </w:drawing>
      </w:r>
    </w:p>
    <w:p w14:paraId="1BD255EA" w14:textId="3403A0F9" w:rsidR="00283A4D" w:rsidRPr="00E276EB" w:rsidRDefault="00283A4D" w:rsidP="00E276EB">
      <w:pPr>
        <w:ind w:firstLine="720"/>
        <w:rPr>
          <w:rFonts w:ascii="Times New Roman" w:hAnsi="Times New Roman" w:cs="Times New Roman"/>
          <w:sz w:val="24"/>
          <w:szCs w:val="24"/>
        </w:rPr>
      </w:pPr>
      <w:r w:rsidRPr="00E276EB">
        <w:rPr>
          <w:rFonts w:ascii="Times New Roman" w:hAnsi="Times New Roman" w:cs="Times New Roman"/>
          <w:sz w:val="24"/>
          <w:szCs w:val="24"/>
        </w:rPr>
        <w:lastRenderedPageBreak/>
        <w:t xml:space="preserve">Regions display different patterns as well. While Northeast, Midwest, and South </w:t>
      </w:r>
      <w:r w:rsidR="008459A7" w:rsidRPr="00E276EB">
        <w:rPr>
          <w:rFonts w:ascii="Times New Roman" w:hAnsi="Times New Roman" w:cs="Times New Roman"/>
          <w:sz w:val="24"/>
          <w:szCs w:val="24"/>
        </w:rPr>
        <w:t>display similar behavior, West is different from them.</w:t>
      </w:r>
    </w:p>
    <w:p w14:paraId="2B015046" w14:textId="5334F524" w:rsidR="008459A7" w:rsidRDefault="006E1720" w:rsidP="002F7CE9">
      <w:r w:rsidRPr="006E1720">
        <w:drawing>
          <wp:inline distT="0" distB="0" distL="0" distR="0" wp14:anchorId="4CB26589" wp14:editId="3DCAE686">
            <wp:extent cx="5333999" cy="22250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0825" cy="2227887"/>
                    </a:xfrm>
                    <a:prstGeom prst="rect">
                      <a:avLst/>
                    </a:prstGeom>
                  </pic:spPr>
                </pic:pic>
              </a:graphicData>
            </a:graphic>
          </wp:inline>
        </w:drawing>
      </w:r>
    </w:p>
    <w:p w14:paraId="42828999" w14:textId="5E74D1E8" w:rsidR="0057578D" w:rsidRDefault="006E1720" w:rsidP="002F7CE9">
      <w:r w:rsidRPr="006E1720">
        <w:drawing>
          <wp:inline distT="0" distB="0" distL="0" distR="0" wp14:anchorId="333F2E35" wp14:editId="1C2B2323">
            <wp:extent cx="5943600" cy="4823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23460"/>
                    </a:xfrm>
                    <a:prstGeom prst="rect">
                      <a:avLst/>
                    </a:prstGeom>
                  </pic:spPr>
                </pic:pic>
              </a:graphicData>
            </a:graphic>
          </wp:inline>
        </w:drawing>
      </w:r>
    </w:p>
    <w:p w14:paraId="42A58D4B" w14:textId="010043C6" w:rsidR="006E1720" w:rsidRDefault="006E1720" w:rsidP="002F7CE9">
      <w:r w:rsidRPr="006E1720">
        <w:lastRenderedPageBreak/>
        <w:drawing>
          <wp:inline distT="0" distB="0" distL="0" distR="0" wp14:anchorId="761EAC45" wp14:editId="787D7BB8">
            <wp:extent cx="5943600" cy="594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43600"/>
                    </a:xfrm>
                    <a:prstGeom prst="rect">
                      <a:avLst/>
                    </a:prstGeom>
                  </pic:spPr>
                </pic:pic>
              </a:graphicData>
            </a:graphic>
          </wp:inline>
        </w:drawing>
      </w:r>
    </w:p>
    <w:p w14:paraId="0234B536" w14:textId="0439F542" w:rsidR="006E1720" w:rsidRPr="00E276EB" w:rsidRDefault="006E1720" w:rsidP="00E276EB">
      <w:pPr>
        <w:ind w:firstLine="720"/>
        <w:rPr>
          <w:rFonts w:ascii="Times New Roman" w:hAnsi="Times New Roman" w:cs="Times New Roman"/>
          <w:sz w:val="24"/>
          <w:szCs w:val="24"/>
        </w:rPr>
      </w:pPr>
      <w:r w:rsidRPr="00E276EB">
        <w:rPr>
          <w:rFonts w:ascii="Times New Roman" w:hAnsi="Times New Roman" w:cs="Times New Roman"/>
          <w:sz w:val="24"/>
          <w:szCs w:val="24"/>
        </w:rPr>
        <w:t>As other variables, states show different behaviors. Some such as California and Nevada saw drops in rates, others, such as Arkansas and South Dakota, saw consistent increases. Others were relatively stable such as New Jersey</w:t>
      </w:r>
      <w:r w:rsidR="00BA5FF4" w:rsidRPr="00E276EB">
        <w:rPr>
          <w:rFonts w:ascii="Times New Roman" w:hAnsi="Times New Roman" w:cs="Times New Roman"/>
          <w:sz w:val="24"/>
          <w:szCs w:val="24"/>
        </w:rPr>
        <w:t xml:space="preserve"> and North Carolina. </w:t>
      </w:r>
    </w:p>
    <w:p w14:paraId="3E82AA96" w14:textId="7792C795" w:rsidR="00270E22" w:rsidRPr="00E276EB" w:rsidRDefault="00270E22" w:rsidP="00E276EB">
      <w:pPr>
        <w:ind w:firstLine="720"/>
        <w:rPr>
          <w:rFonts w:ascii="Times New Roman" w:hAnsi="Times New Roman" w:cs="Times New Roman"/>
          <w:sz w:val="24"/>
          <w:szCs w:val="24"/>
        </w:rPr>
      </w:pPr>
      <w:r w:rsidRPr="00E276EB">
        <w:rPr>
          <w:rFonts w:ascii="Times New Roman" w:hAnsi="Times New Roman" w:cs="Times New Roman"/>
          <w:sz w:val="24"/>
          <w:szCs w:val="24"/>
        </w:rPr>
        <w:t>Large Metro Areas have seen smaller increase than Medium Metro or Nonmetro (Exh 24A).</w:t>
      </w:r>
    </w:p>
    <w:p w14:paraId="102B539C" w14:textId="1B7F134F" w:rsidR="00270E22" w:rsidRDefault="00270E22" w:rsidP="002F7CE9">
      <w:r w:rsidRPr="00270E22">
        <w:lastRenderedPageBreak/>
        <w:drawing>
          <wp:inline distT="0" distB="0" distL="0" distR="0" wp14:anchorId="44AA1364" wp14:editId="4BB6C303">
            <wp:extent cx="5121084" cy="3071126"/>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1084" cy="3071126"/>
                    </a:xfrm>
                    <a:prstGeom prst="rect">
                      <a:avLst/>
                    </a:prstGeom>
                  </pic:spPr>
                </pic:pic>
              </a:graphicData>
            </a:graphic>
          </wp:inline>
        </w:drawing>
      </w:r>
    </w:p>
    <w:p w14:paraId="75148866" w14:textId="09957307" w:rsidR="00270E22" w:rsidRDefault="00270E22" w:rsidP="002F7CE9">
      <w:r w:rsidRPr="00270E22">
        <w:drawing>
          <wp:inline distT="0" distB="0" distL="0" distR="0" wp14:anchorId="26820DF3" wp14:editId="1840D0C2">
            <wp:extent cx="5120640" cy="2682240"/>
            <wp:effectExtent l="0" t="0" r="381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1091" cy="2682476"/>
                    </a:xfrm>
                    <a:prstGeom prst="rect">
                      <a:avLst/>
                    </a:prstGeom>
                  </pic:spPr>
                </pic:pic>
              </a:graphicData>
            </a:graphic>
          </wp:inline>
        </w:drawing>
      </w:r>
    </w:p>
    <w:p w14:paraId="456A9122" w14:textId="7DD848BD" w:rsidR="00270E22" w:rsidRPr="0044150A" w:rsidRDefault="00270E22" w:rsidP="0044150A">
      <w:pPr>
        <w:ind w:firstLine="720"/>
        <w:rPr>
          <w:rFonts w:ascii="Times New Roman" w:hAnsi="Times New Roman" w:cs="Times New Roman"/>
          <w:sz w:val="24"/>
          <w:szCs w:val="24"/>
        </w:rPr>
      </w:pPr>
      <w:r w:rsidRPr="0044150A">
        <w:rPr>
          <w:rFonts w:ascii="Times New Roman" w:hAnsi="Times New Roman" w:cs="Times New Roman"/>
          <w:sz w:val="24"/>
          <w:szCs w:val="24"/>
        </w:rPr>
        <w:t>Hispanic status appear</w:t>
      </w:r>
      <w:r w:rsidR="0044150A" w:rsidRPr="0044150A">
        <w:rPr>
          <w:rFonts w:ascii="Times New Roman" w:hAnsi="Times New Roman" w:cs="Times New Roman"/>
          <w:sz w:val="24"/>
          <w:szCs w:val="24"/>
        </w:rPr>
        <w:t>s</w:t>
      </w:r>
      <w:r w:rsidRPr="0044150A">
        <w:rPr>
          <w:rFonts w:ascii="Times New Roman" w:hAnsi="Times New Roman" w:cs="Times New Roman"/>
          <w:sz w:val="24"/>
          <w:szCs w:val="24"/>
        </w:rPr>
        <w:t xml:space="preserve"> to offer favorable suicide </w:t>
      </w:r>
      <w:r w:rsidR="0044150A" w:rsidRPr="0044150A">
        <w:rPr>
          <w:rFonts w:ascii="Times New Roman" w:hAnsi="Times New Roman" w:cs="Times New Roman"/>
          <w:sz w:val="24"/>
          <w:szCs w:val="24"/>
        </w:rPr>
        <w:t>profile, which might explain improvement in suicide rates in California and Nevada. Both states have experienced high growth in Hispanic population.</w:t>
      </w:r>
    </w:p>
    <w:p w14:paraId="57DBA799" w14:textId="27FA24B8" w:rsidR="00BA5FF4" w:rsidRPr="0044150A" w:rsidRDefault="00BA5FF4" w:rsidP="0044150A">
      <w:pPr>
        <w:ind w:firstLine="720"/>
        <w:rPr>
          <w:rFonts w:ascii="Times New Roman" w:hAnsi="Times New Roman" w:cs="Times New Roman"/>
          <w:sz w:val="24"/>
          <w:szCs w:val="24"/>
        </w:rPr>
      </w:pPr>
      <w:r w:rsidRPr="0044150A">
        <w:rPr>
          <w:rFonts w:ascii="Times New Roman" w:hAnsi="Times New Roman" w:cs="Times New Roman"/>
          <w:sz w:val="24"/>
          <w:szCs w:val="24"/>
        </w:rPr>
        <w:lastRenderedPageBreak/>
        <w:t>We will review other diseases of despair, such as overdoses.  The rates show different pattern = they were growing slow through 80</w:t>
      </w:r>
      <w:r w:rsidRPr="0044150A">
        <w:rPr>
          <w:rFonts w:ascii="Times New Roman" w:hAnsi="Times New Roman" w:cs="Times New Roman"/>
          <w:sz w:val="24"/>
          <w:szCs w:val="24"/>
          <w:vertAlign w:val="superscript"/>
        </w:rPr>
        <w:t>th</w:t>
      </w:r>
      <w:r w:rsidRPr="0044150A">
        <w:rPr>
          <w:rFonts w:ascii="Times New Roman" w:hAnsi="Times New Roman" w:cs="Times New Roman"/>
          <w:sz w:val="24"/>
          <w:szCs w:val="24"/>
        </w:rPr>
        <w:t xml:space="preserve"> and early 90</w:t>
      </w:r>
      <w:r w:rsidRPr="0044150A">
        <w:rPr>
          <w:rFonts w:ascii="Times New Roman" w:hAnsi="Times New Roman" w:cs="Times New Roman"/>
          <w:sz w:val="24"/>
          <w:szCs w:val="24"/>
          <w:vertAlign w:val="superscript"/>
        </w:rPr>
        <w:t>th</w:t>
      </w:r>
      <w:r w:rsidRPr="0044150A">
        <w:rPr>
          <w:rFonts w:ascii="Times New Roman" w:hAnsi="Times New Roman" w:cs="Times New Roman"/>
          <w:sz w:val="24"/>
          <w:szCs w:val="24"/>
        </w:rPr>
        <w:t xml:space="preserve"> and then just exploded afterwards (Exh25).</w:t>
      </w:r>
    </w:p>
    <w:p w14:paraId="4FCF27BF" w14:textId="558B58B1" w:rsidR="00BA5FF4" w:rsidRDefault="00BA5FF4" w:rsidP="002F7CE9">
      <w:r w:rsidRPr="00BA5FF4">
        <w:drawing>
          <wp:inline distT="0" distB="0" distL="0" distR="0" wp14:anchorId="0E3D2A3D" wp14:editId="5B8A2553">
            <wp:extent cx="3657917" cy="2194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17" cy="2194750"/>
                    </a:xfrm>
                    <a:prstGeom prst="rect">
                      <a:avLst/>
                    </a:prstGeom>
                  </pic:spPr>
                </pic:pic>
              </a:graphicData>
            </a:graphic>
          </wp:inline>
        </w:drawing>
      </w:r>
    </w:p>
    <w:p w14:paraId="5DD66F37" w14:textId="03046F15" w:rsidR="00BA5FF4" w:rsidRPr="00E276EB" w:rsidRDefault="00BA5FF4" w:rsidP="00E276EB">
      <w:pPr>
        <w:ind w:firstLine="720"/>
        <w:rPr>
          <w:rFonts w:ascii="Times New Roman" w:hAnsi="Times New Roman" w:cs="Times New Roman"/>
          <w:sz w:val="24"/>
          <w:szCs w:val="24"/>
        </w:rPr>
      </w:pPr>
      <w:r w:rsidRPr="00E276EB">
        <w:rPr>
          <w:rFonts w:ascii="Times New Roman" w:hAnsi="Times New Roman" w:cs="Times New Roman"/>
          <w:sz w:val="24"/>
          <w:szCs w:val="24"/>
        </w:rPr>
        <w:t>However, when it comes to alcoholic liver disease death rate, these rates display very similar behavior. They were dropping up to early 2000ths and then we up. It seems that alcoholic rates are shi</w:t>
      </w:r>
      <w:r w:rsidR="00270E22" w:rsidRPr="00E276EB">
        <w:rPr>
          <w:rFonts w:ascii="Times New Roman" w:hAnsi="Times New Roman" w:cs="Times New Roman"/>
          <w:sz w:val="24"/>
          <w:szCs w:val="24"/>
        </w:rPr>
        <w:t>fter to the right by a few years from suicide rates (suicide bottomed at year 2000, while alcoholic bottomed at year 2006.</w:t>
      </w:r>
    </w:p>
    <w:p w14:paraId="5FAE46BC" w14:textId="5C262296" w:rsidR="00BA5FF4" w:rsidRDefault="00BA5FF4" w:rsidP="002F7CE9">
      <w:r w:rsidRPr="00BA5FF4">
        <w:drawing>
          <wp:inline distT="0" distB="0" distL="0" distR="0" wp14:anchorId="3EB756C1" wp14:editId="1A87EFB9">
            <wp:extent cx="3657917" cy="2194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917" cy="2194750"/>
                    </a:xfrm>
                    <a:prstGeom prst="rect">
                      <a:avLst/>
                    </a:prstGeom>
                  </pic:spPr>
                </pic:pic>
              </a:graphicData>
            </a:graphic>
          </wp:inline>
        </w:drawing>
      </w:r>
    </w:p>
    <w:p w14:paraId="3E09C9E8" w14:textId="5E33326A" w:rsidR="00270E22" w:rsidRDefault="00270E22" w:rsidP="002F7CE9">
      <w:r w:rsidRPr="00270E22">
        <w:lastRenderedPageBreak/>
        <w:drawing>
          <wp:inline distT="0" distB="0" distL="0" distR="0" wp14:anchorId="575BCB7B" wp14:editId="0909F61B">
            <wp:extent cx="5334000" cy="2148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479" cy="2149033"/>
                    </a:xfrm>
                    <a:prstGeom prst="rect">
                      <a:avLst/>
                    </a:prstGeom>
                  </pic:spPr>
                </pic:pic>
              </a:graphicData>
            </a:graphic>
          </wp:inline>
        </w:drawing>
      </w:r>
    </w:p>
    <w:p w14:paraId="6D21E6B8" w14:textId="2A51A83E" w:rsidR="00270E22" w:rsidRPr="00E276EB" w:rsidRDefault="00270E22" w:rsidP="00E276EB">
      <w:pPr>
        <w:ind w:firstLine="720"/>
        <w:rPr>
          <w:rFonts w:ascii="Times New Roman" w:hAnsi="Times New Roman" w:cs="Times New Roman"/>
          <w:sz w:val="24"/>
          <w:szCs w:val="24"/>
        </w:rPr>
      </w:pPr>
      <w:r w:rsidRPr="00E276EB">
        <w:rPr>
          <w:rFonts w:ascii="Times New Roman" w:hAnsi="Times New Roman" w:cs="Times New Roman"/>
          <w:sz w:val="24"/>
          <w:szCs w:val="24"/>
        </w:rPr>
        <w:t>Gender rates for alcoholic disease and suicide also look very similar.</w:t>
      </w:r>
    </w:p>
    <w:p w14:paraId="19B01D9B" w14:textId="20097C0A" w:rsidR="00270E22" w:rsidRPr="00E276EB" w:rsidRDefault="00270E22" w:rsidP="00E276EB">
      <w:pPr>
        <w:ind w:firstLine="720"/>
        <w:rPr>
          <w:rFonts w:ascii="Times New Roman" w:hAnsi="Times New Roman" w:cs="Times New Roman"/>
          <w:sz w:val="24"/>
          <w:szCs w:val="24"/>
        </w:rPr>
      </w:pPr>
      <w:r w:rsidRPr="00E276EB">
        <w:rPr>
          <w:rFonts w:ascii="Times New Roman" w:hAnsi="Times New Roman" w:cs="Times New Roman"/>
          <w:sz w:val="24"/>
          <w:szCs w:val="24"/>
        </w:rPr>
        <w:t>So is race:</w:t>
      </w:r>
    </w:p>
    <w:p w14:paraId="26E8475A" w14:textId="18FB4CEB" w:rsidR="00270E22" w:rsidRDefault="00270E22" w:rsidP="002F7CE9">
      <w:r w:rsidRPr="00270E22">
        <w:drawing>
          <wp:inline distT="0" distB="0" distL="0" distR="0" wp14:anchorId="3D8A5291" wp14:editId="2D291107">
            <wp:extent cx="5334000" cy="230124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473" cy="2301444"/>
                    </a:xfrm>
                    <a:prstGeom prst="rect">
                      <a:avLst/>
                    </a:prstGeom>
                  </pic:spPr>
                </pic:pic>
              </a:graphicData>
            </a:graphic>
          </wp:inline>
        </w:drawing>
      </w:r>
    </w:p>
    <w:p w14:paraId="7BC2A0D8" w14:textId="1571C1A7" w:rsidR="0044150A" w:rsidRDefault="0044150A" w:rsidP="0044150A">
      <w:pPr>
        <w:pStyle w:val="Heading2"/>
      </w:pPr>
      <w:bookmarkStart w:id="22" w:name="_Toc39510138"/>
      <w:r>
        <w:t xml:space="preserve">CDC </w:t>
      </w:r>
      <w:r w:rsidRPr="0044150A">
        <w:t>Mortality Multiple Cause-of-Deat</w:t>
      </w:r>
      <w:r>
        <w:t>h Flat File – 2018.</w:t>
      </w:r>
      <w:bookmarkEnd w:id="22"/>
    </w:p>
    <w:p w14:paraId="481EE36F" w14:textId="6407E2E7" w:rsidR="0044150A" w:rsidRDefault="0044150A" w:rsidP="0044150A"/>
    <w:p w14:paraId="55646F4B" w14:textId="77777777" w:rsidR="00E17EAA" w:rsidRDefault="0044150A" w:rsidP="0044150A">
      <w:pPr>
        <w:ind w:firstLine="720"/>
        <w:rPr>
          <w:rFonts w:ascii="Times New Roman" w:hAnsi="Times New Roman" w:cs="Times New Roman"/>
          <w:sz w:val="24"/>
          <w:szCs w:val="24"/>
        </w:rPr>
      </w:pPr>
      <w:r w:rsidRPr="0044150A">
        <w:rPr>
          <w:rFonts w:ascii="Times New Roman" w:hAnsi="Times New Roman" w:cs="Times New Roman"/>
          <w:sz w:val="24"/>
          <w:szCs w:val="24"/>
        </w:rPr>
        <w:t xml:space="preserve">This file does not provide geographical details and as it has only </w:t>
      </w:r>
      <w:r>
        <w:rPr>
          <w:rFonts w:ascii="Times New Roman" w:hAnsi="Times New Roman" w:cs="Times New Roman"/>
          <w:sz w:val="24"/>
          <w:szCs w:val="24"/>
        </w:rPr>
        <w:t>a</w:t>
      </w:r>
      <w:r w:rsidRPr="0044150A">
        <w:rPr>
          <w:rFonts w:ascii="Times New Roman" w:hAnsi="Times New Roman" w:cs="Times New Roman"/>
          <w:sz w:val="24"/>
          <w:szCs w:val="24"/>
        </w:rPr>
        <w:t xml:space="preserve"> year worth of data, it does not allow us to look at suicide behavior across of time, however this file still can help us to shed light on some suicide trends.</w:t>
      </w:r>
    </w:p>
    <w:p w14:paraId="1AB0362D" w14:textId="563C121F" w:rsidR="00E276EB" w:rsidRDefault="00E276EB" w:rsidP="0044150A">
      <w:pPr>
        <w:ind w:firstLine="720"/>
        <w:rPr>
          <w:rFonts w:ascii="Times New Roman" w:hAnsi="Times New Roman" w:cs="Times New Roman"/>
          <w:sz w:val="24"/>
          <w:szCs w:val="24"/>
        </w:rPr>
      </w:pPr>
      <w:r>
        <w:rPr>
          <w:rFonts w:ascii="Times New Roman" w:hAnsi="Times New Roman" w:cs="Times New Roman"/>
          <w:sz w:val="24"/>
          <w:szCs w:val="24"/>
        </w:rPr>
        <w:lastRenderedPageBreak/>
        <w:t>People who committed suicide were better educated than average person who died in 2018 (4</w:t>
      </w:r>
      <w:r w:rsidR="00802F73">
        <w:rPr>
          <w:rFonts w:ascii="Times New Roman" w:hAnsi="Times New Roman" w:cs="Times New Roman"/>
          <w:sz w:val="24"/>
          <w:szCs w:val="24"/>
        </w:rPr>
        <w:t>6</w:t>
      </w:r>
      <w:r>
        <w:rPr>
          <w:rFonts w:ascii="Times New Roman" w:hAnsi="Times New Roman" w:cs="Times New Roman"/>
          <w:sz w:val="24"/>
          <w:szCs w:val="24"/>
        </w:rPr>
        <w:t>% had some college education for suicide victims</w:t>
      </w:r>
      <w:r w:rsidR="00802F73">
        <w:rPr>
          <w:rFonts w:ascii="Times New Roman" w:hAnsi="Times New Roman" w:cs="Times New Roman"/>
          <w:sz w:val="24"/>
          <w:szCs w:val="24"/>
        </w:rPr>
        <w:t xml:space="preserve"> 25 years old and over</w:t>
      </w:r>
      <w:r>
        <w:rPr>
          <w:rFonts w:ascii="Times New Roman" w:hAnsi="Times New Roman" w:cs="Times New Roman"/>
          <w:sz w:val="24"/>
          <w:szCs w:val="24"/>
        </w:rPr>
        <w:t>, versus 3</w:t>
      </w:r>
      <w:r w:rsidR="00802F73">
        <w:rPr>
          <w:rFonts w:ascii="Times New Roman" w:hAnsi="Times New Roman" w:cs="Times New Roman"/>
          <w:sz w:val="24"/>
          <w:szCs w:val="24"/>
        </w:rPr>
        <w:t>6</w:t>
      </w:r>
      <w:r>
        <w:rPr>
          <w:rFonts w:ascii="Times New Roman" w:hAnsi="Times New Roman" w:cs="Times New Roman"/>
          <w:sz w:val="24"/>
          <w:szCs w:val="24"/>
        </w:rPr>
        <w:t xml:space="preserve">% </w:t>
      </w:r>
      <w:r w:rsidR="00E17EAA">
        <w:rPr>
          <w:rFonts w:ascii="Times New Roman" w:hAnsi="Times New Roman" w:cs="Times New Roman"/>
          <w:sz w:val="24"/>
          <w:szCs w:val="24"/>
        </w:rPr>
        <w:t>for all people who died in 2018</w:t>
      </w:r>
      <w:r w:rsidR="00802F73">
        <w:rPr>
          <w:rFonts w:ascii="Times New Roman" w:hAnsi="Times New Roman" w:cs="Times New Roman"/>
          <w:sz w:val="24"/>
          <w:szCs w:val="24"/>
        </w:rPr>
        <w:t xml:space="preserve"> and were 25 years old or over</w:t>
      </w:r>
      <w:r w:rsidR="00E17EAA">
        <w:rPr>
          <w:rFonts w:ascii="Times New Roman" w:hAnsi="Times New Roman" w:cs="Times New Roman"/>
          <w:sz w:val="24"/>
          <w:szCs w:val="24"/>
        </w:rPr>
        <w:t>).</w:t>
      </w:r>
    </w:p>
    <w:p w14:paraId="59901936" w14:textId="399F4D6D" w:rsidR="000B3823" w:rsidRDefault="000B3823" w:rsidP="0044150A">
      <w:pPr>
        <w:ind w:firstLine="720"/>
        <w:rPr>
          <w:rFonts w:ascii="Times New Roman" w:hAnsi="Times New Roman" w:cs="Times New Roman"/>
          <w:sz w:val="24"/>
          <w:szCs w:val="24"/>
        </w:rPr>
      </w:pPr>
      <w:r>
        <w:rPr>
          <w:rFonts w:ascii="Times New Roman" w:hAnsi="Times New Roman" w:cs="Times New Roman"/>
          <w:sz w:val="24"/>
          <w:szCs w:val="24"/>
        </w:rPr>
        <w:t xml:space="preserve">The highest suicide rate was in summer months in contrast to </w:t>
      </w:r>
      <w:bookmarkStart w:id="23" w:name="_GoBack"/>
      <w:bookmarkEnd w:id="23"/>
      <w:r>
        <w:rPr>
          <w:rFonts w:ascii="Times New Roman" w:hAnsi="Times New Roman" w:cs="Times New Roman"/>
          <w:sz w:val="24"/>
          <w:szCs w:val="24"/>
        </w:rPr>
        <w:t>overall deaths that were at highest from October to April.</w:t>
      </w:r>
    </w:p>
    <w:p w14:paraId="229E339E" w14:textId="340EE9E8" w:rsidR="000B3823" w:rsidRPr="0044150A" w:rsidRDefault="000B3823" w:rsidP="0044150A">
      <w:pPr>
        <w:ind w:firstLine="720"/>
        <w:rPr>
          <w:rFonts w:ascii="Times New Roman" w:hAnsi="Times New Roman" w:cs="Times New Roman"/>
          <w:sz w:val="24"/>
          <w:szCs w:val="24"/>
        </w:rPr>
      </w:pPr>
      <w:r>
        <w:rPr>
          <w:rFonts w:ascii="Times New Roman" w:hAnsi="Times New Roman" w:cs="Times New Roman"/>
          <w:sz w:val="24"/>
          <w:szCs w:val="24"/>
        </w:rPr>
        <w:t>As we have already seen males accounted for majority of suicides (78%), while males constituted 51% of overall deaths.</w:t>
      </w:r>
    </w:p>
    <w:p w14:paraId="045026DD" w14:textId="11EF9400" w:rsidR="0044150A" w:rsidRDefault="0044150A" w:rsidP="0044150A"/>
    <w:p w14:paraId="2F0D81D1" w14:textId="77777777" w:rsidR="0044150A" w:rsidRPr="0044150A" w:rsidRDefault="0044150A" w:rsidP="0044150A"/>
    <w:p w14:paraId="49E1E0DB" w14:textId="77777777" w:rsidR="00270E22" w:rsidRPr="002F7CE9" w:rsidRDefault="00270E22" w:rsidP="002F7CE9"/>
    <w:p w14:paraId="501BCF72" w14:textId="424D3F49" w:rsidR="00706C1A" w:rsidRDefault="00706C1A" w:rsidP="00093ACB">
      <w:pPr>
        <w:pStyle w:val="Heading1"/>
        <w:rPr>
          <w:shd w:val="clear" w:color="auto" w:fill="FFFFFF"/>
        </w:rPr>
      </w:pPr>
      <w:bookmarkStart w:id="24" w:name="_Toc39510139"/>
      <w:r w:rsidRPr="00706C1A">
        <w:rPr>
          <w:shd w:val="clear" w:color="auto" w:fill="FFFFFF"/>
        </w:rPr>
        <w:t>References</w:t>
      </w:r>
      <w:r w:rsidR="006647FA">
        <w:rPr>
          <w:shd w:val="clear" w:color="auto" w:fill="FFFFFF"/>
        </w:rPr>
        <w:t>.</w:t>
      </w:r>
      <w:bookmarkEnd w:id="24"/>
    </w:p>
    <w:p w14:paraId="287C4EF9" w14:textId="77777777" w:rsidR="00093ACB" w:rsidRPr="00093ACB" w:rsidRDefault="00093ACB" w:rsidP="00093ACB"/>
    <w:p w14:paraId="2F5D29EA" w14:textId="77777777" w:rsidR="006C3BD9" w:rsidRDefault="006C3BD9" w:rsidP="006C3BD9">
      <w:pPr>
        <w:pStyle w:val="Bibliography"/>
        <w:ind w:left="720" w:hanging="720"/>
        <w:rPr>
          <w:noProof/>
          <w:sz w:val="24"/>
          <w:szCs w:val="24"/>
        </w:rPr>
      </w:pPr>
      <w:r>
        <w:rPr>
          <w:rFonts w:ascii="Times New Roman" w:hAnsi="Times New Roman" w:cs="Times New Roman"/>
          <w:b/>
          <w:bCs/>
          <w:color w:val="000000"/>
          <w:sz w:val="30"/>
          <w:szCs w:val="30"/>
          <w:shd w:val="clear" w:color="auto" w:fill="FFFFFF"/>
        </w:rPr>
        <w:fldChar w:fldCharType="begin"/>
      </w:r>
      <w:r>
        <w:rPr>
          <w:rFonts w:ascii="Times New Roman" w:hAnsi="Times New Roman" w:cs="Times New Roman"/>
          <w:b/>
          <w:bCs/>
          <w:color w:val="000000"/>
          <w:sz w:val="30"/>
          <w:szCs w:val="30"/>
          <w:shd w:val="clear" w:color="auto" w:fill="FFFFFF"/>
        </w:rPr>
        <w:instrText xml:space="preserve"> BIBLIOGRAPHY  \l 1033 </w:instrText>
      </w:r>
      <w:r>
        <w:rPr>
          <w:rFonts w:ascii="Times New Roman" w:hAnsi="Times New Roman" w:cs="Times New Roman"/>
          <w:b/>
          <w:bCs/>
          <w:color w:val="000000"/>
          <w:sz w:val="30"/>
          <w:szCs w:val="30"/>
          <w:shd w:val="clear" w:color="auto" w:fill="FFFFFF"/>
        </w:rPr>
        <w:fldChar w:fldCharType="separate"/>
      </w:r>
      <w:r>
        <w:rPr>
          <w:i/>
          <w:iCs/>
          <w:noProof/>
        </w:rPr>
        <w:t>500 Cities: Local Data for Better Health</w:t>
      </w:r>
      <w:r>
        <w:rPr>
          <w:noProof/>
        </w:rPr>
        <w:t>. (n.d.). Retrieved from 500 Cities: Local Data for Better Health: https://www.cdc.gov/500cities/index.htm</w:t>
      </w:r>
    </w:p>
    <w:p w14:paraId="241DD17F" w14:textId="77777777" w:rsidR="006C3BD9" w:rsidRDefault="006C3BD9" w:rsidP="006C3BD9">
      <w:pPr>
        <w:pStyle w:val="Bibliography"/>
        <w:ind w:left="720" w:hanging="720"/>
        <w:rPr>
          <w:noProof/>
        </w:rPr>
      </w:pPr>
      <w:r>
        <w:rPr>
          <w:i/>
          <w:iCs/>
          <w:noProof/>
        </w:rPr>
        <w:t>AFSP</w:t>
      </w:r>
      <w:r>
        <w:rPr>
          <w:noProof/>
        </w:rPr>
        <w:t>. (n.d.). Retrieved from AFSP: https://afsp.org/suicide-statistics/</w:t>
      </w:r>
    </w:p>
    <w:p w14:paraId="26FAC6A9" w14:textId="77777777" w:rsidR="006C3BD9" w:rsidRDefault="006C3BD9" w:rsidP="006C3BD9">
      <w:pPr>
        <w:pStyle w:val="Bibliography"/>
        <w:ind w:left="720" w:hanging="720"/>
        <w:rPr>
          <w:noProof/>
        </w:rPr>
      </w:pPr>
      <w:r>
        <w:rPr>
          <w:i/>
          <w:iCs/>
          <w:noProof/>
        </w:rPr>
        <w:t>American Community Survey</w:t>
      </w:r>
      <w:r>
        <w:rPr>
          <w:noProof/>
        </w:rPr>
        <w:t>. (n.d.). Retrieved from American Community Survey: https://www.census.gov/programs-surveys/acs</w:t>
      </w:r>
    </w:p>
    <w:p w14:paraId="7DA40CD8" w14:textId="77777777" w:rsidR="006C3BD9" w:rsidRDefault="006C3BD9" w:rsidP="006C3BD9">
      <w:pPr>
        <w:pStyle w:val="Bibliography"/>
        <w:ind w:left="720" w:hanging="720"/>
        <w:rPr>
          <w:noProof/>
        </w:rPr>
      </w:pPr>
      <w:r>
        <w:rPr>
          <w:noProof/>
        </w:rPr>
        <w:t xml:space="preserve">Barjasteh-Askari, F. (2019, December 19). </w:t>
      </w:r>
      <w:r>
        <w:rPr>
          <w:i/>
          <w:iCs/>
          <w:noProof/>
        </w:rPr>
        <w:t>Relationship between suicide mortality and lithium in drinking water: A systematic review and meta-analysis.</w:t>
      </w:r>
      <w:r>
        <w:rPr>
          <w:noProof/>
        </w:rPr>
        <w:t xml:space="preserve"> Retrieved from Relationship between suicide mortality and lithium in drinking water: A systematic review and meta-analysis.: https://www.ncbi.nlm.nih.gov/pubmed/32056756</w:t>
      </w:r>
    </w:p>
    <w:p w14:paraId="198DB74D" w14:textId="77777777" w:rsidR="006C3BD9" w:rsidRDefault="006C3BD9" w:rsidP="006C3BD9">
      <w:pPr>
        <w:pStyle w:val="Bibliography"/>
        <w:ind w:left="720" w:hanging="720"/>
        <w:rPr>
          <w:noProof/>
        </w:rPr>
      </w:pPr>
      <w:r>
        <w:rPr>
          <w:noProof/>
        </w:rPr>
        <w:lastRenderedPageBreak/>
        <w:t xml:space="preserve">Berardelli, I. (2018, Nov 6). </w:t>
      </w:r>
      <w:r>
        <w:rPr>
          <w:i/>
          <w:iCs/>
          <w:noProof/>
        </w:rPr>
        <w:t>Lifestyle Interventions and Prevention of Suicide</w:t>
      </w:r>
      <w:r>
        <w:rPr>
          <w:noProof/>
        </w:rPr>
        <w:t>. Retrieved from Lifestyle Interventions and Prevention of Suicide: https://www.ncbi.nlm.nih.gov/pmc/articles/PMC6232529/</w:t>
      </w:r>
    </w:p>
    <w:p w14:paraId="6CBDD020" w14:textId="77777777" w:rsidR="006C3BD9" w:rsidRDefault="006C3BD9" w:rsidP="006C3BD9">
      <w:pPr>
        <w:pStyle w:val="Bibliography"/>
        <w:ind w:left="720" w:hanging="720"/>
        <w:rPr>
          <w:noProof/>
        </w:rPr>
      </w:pPr>
      <w:r>
        <w:rPr>
          <w:i/>
          <w:iCs/>
          <w:noProof/>
        </w:rPr>
        <w:t>BLS</w:t>
      </w:r>
      <w:r>
        <w:rPr>
          <w:noProof/>
        </w:rPr>
        <w:t>. (n.d.). Retrieved from BLS: https://www.bls.gov/</w:t>
      </w:r>
    </w:p>
    <w:p w14:paraId="48E63C95" w14:textId="77777777" w:rsidR="006C3BD9" w:rsidRDefault="006C3BD9" w:rsidP="006C3BD9">
      <w:pPr>
        <w:pStyle w:val="Bibliography"/>
        <w:ind w:left="720" w:hanging="720"/>
        <w:rPr>
          <w:noProof/>
        </w:rPr>
      </w:pPr>
      <w:r>
        <w:rPr>
          <w:i/>
          <w:iCs/>
          <w:noProof/>
        </w:rPr>
        <w:t>BMJ</w:t>
      </w:r>
      <w:r>
        <w:rPr>
          <w:noProof/>
        </w:rPr>
        <w:t>. (2019, February 6). Retrieved from BMJ: https://www.bmj.com/content/364/bmj.l94</w:t>
      </w:r>
    </w:p>
    <w:p w14:paraId="43AEFBC4" w14:textId="77777777" w:rsidR="006C3BD9" w:rsidRDefault="006C3BD9" w:rsidP="006C3BD9">
      <w:pPr>
        <w:pStyle w:val="Bibliography"/>
        <w:ind w:left="720" w:hanging="720"/>
        <w:rPr>
          <w:noProof/>
        </w:rPr>
      </w:pPr>
      <w:r>
        <w:rPr>
          <w:noProof/>
        </w:rPr>
        <w:t xml:space="preserve">Bradvik, L. (2018, September 15). </w:t>
      </w:r>
      <w:r>
        <w:rPr>
          <w:i/>
          <w:iCs/>
          <w:noProof/>
        </w:rPr>
        <w:t>Suicide Risk and Mental Disorders</w:t>
      </w:r>
      <w:r>
        <w:rPr>
          <w:noProof/>
        </w:rPr>
        <w:t>. Retrieved from Suicide Risk and Mental Disorders: https://www.ncbi.nlm.nih.gov/pmc/articles/PMC6165520/</w:t>
      </w:r>
    </w:p>
    <w:p w14:paraId="2AFD6DAA" w14:textId="77777777" w:rsidR="006C3BD9" w:rsidRDefault="006C3BD9" w:rsidP="006C3BD9">
      <w:pPr>
        <w:pStyle w:val="Bibliography"/>
        <w:ind w:left="720" w:hanging="720"/>
        <w:rPr>
          <w:noProof/>
        </w:rPr>
      </w:pPr>
      <w:r>
        <w:rPr>
          <w:noProof/>
        </w:rPr>
        <w:t xml:space="preserve">Cato, V. (2019, Oct 26). </w:t>
      </w:r>
      <w:r>
        <w:rPr>
          <w:i/>
          <w:iCs/>
          <w:noProof/>
        </w:rPr>
        <w:t>Association between benzodiazepines and suicide risk: a matched case-control study.</w:t>
      </w:r>
      <w:r>
        <w:rPr>
          <w:noProof/>
        </w:rPr>
        <w:t xml:space="preserve"> Retrieved from Association between benzodiazepines and suicide risk: a matched case-control study: https://bmcpsychiatry.biomedcentral.com/articles/10.1186/s12888-019-2312-3</w:t>
      </w:r>
    </w:p>
    <w:p w14:paraId="5764D5F8" w14:textId="77777777" w:rsidR="006C3BD9" w:rsidRDefault="006C3BD9" w:rsidP="006C3BD9">
      <w:pPr>
        <w:pStyle w:val="Bibliography"/>
        <w:ind w:left="720" w:hanging="720"/>
        <w:rPr>
          <w:noProof/>
        </w:rPr>
      </w:pPr>
      <w:r>
        <w:rPr>
          <w:i/>
          <w:iCs/>
          <w:noProof/>
        </w:rPr>
        <w:t>CDC</w:t>
      </w:r>
      <w:r>
        <w:rPr>
          <w:noProof/>
        </w:rPr>
        <w:t>. (2020, April). Retrieved from CDC: https://www.cdc.gov/nchs/pressroom/sosmap/suicide-mortality/suicide.htm</w:t>
      </w:r>
    </w:p>
    <w:p w14:paraId="5271624F" w14:textId="77777777" w:rsidR="006C3BD9" w:rsidRDefault="006C3BD9" w:rsidP="006C3BD9">
      <w:pPr>
        <w:pStyle w:val="Bibliography"/>
        <w:ind w:left="720" w:hanging="720"/>
        <w:rPr>
          <w:noProof/>
        </w:rPr>
      </w:pPr>
      <w:r>
        <w:rPr>
          <w:i/>
          <w:iCs/>
          <w:noProof/>
        </w:rPr>
        <w:t>CDC Wonder</w:t>
      </w:r>
      <w:r>
        <w:rPr>
          <w:noProof/>
        </w:rPr>
        <w:t>. (n.d.). Retrieved from CDC Wonder: https://wonder.cdc.gov/</w:t>
      </w:r>
    </w:p>
    <w:p w14:paraId="62D55B05" w14:textId="77777777" w:rsidR="006C3BD9" w:rsidRDefault="006C3BD9" w:rsidP="006C3BD9">
      <w:pPr>
        <w:pStyle w:val="Bibliography"/>
        <w:ind w:left="720" w:hanging="720"/>
        <w:rPr>
          <w:noProof/>
        </w:rPr>
      </w:pPr>
      <w:r>
        <w:rPr>
          <w:i/>
          <w:iCs/>
          <w:noProof/>
        </w:rPr>
        <w:t>Census</w:t>
      </w:r>
      <w:r>
        <w:rPr>
          <w:noProof/>
        </w:rPr>
        <w:t>. (n.d.). Retrieved from Census: https://www.census.gov/en.html</w:t>
      </w:r>
    </w:p>
    <w:p w14:paraId="2E11C55B" w14:textId="77777777" w:rsidR="006C3BD9" w:rsidRDefault="006C3BD9" w:rsidP="006C3BD9">
      <w:pPr>
        <w:pStyle w:val="Bibliography"/>
        <w:ind w:left="720" w:hanging="720"/>
        <w:rPr>
          <w:noProof/>
        </w:rPr>
      </w:pPr>
      <w:r>
        <w:rPr>
          <w:noProof/>
        </w:rPr>
        <w:t xml:space="preserve">Cuchara, B. (2020, Mar). </w:t>
      </w:r>
      <w:r>
        <w:rPr>
          <w:i/>
          <w:iCs/>
          <w:noProof/>
        </w:rPr>
        <w:t>An 8-Year Retrospective Study on Suicides in Washington, DC.</w:t>
      </w:r>
      <w:r>
        <w:rPr>
          <w:noProof/>
        </w:rPr>
        <w:t xml:space="preserve"> Retrieved from An 8-Year Retrospective Study on Suicides in Washington, DC.: https://www.ncbi.nlm.nih.gov/pubmed/32000223</w:t>
      </w:r>
    </w:p>
    <w:p w14:paraId="7ACCF52B" w14:textId="77777777" w:rsidR="006C3BD9" w:rsidRDefault="006C3BD9" w:rsidP="006C3BD9">
      <w:pPr>
        <w:pStyle w:val="Bibliography"/>
        <w:ind w:left="720" w:hanging="720"/>
        <w:rPr>
          <w:noProof/>
        </w:rPr>
      </w:pPr>
      <w:r>
        <w:rPr>
          <w:noProof/>
        </w:rPr>
        <w:t xml:space="preserve">Curtain, S. C. (2020, March 6). </w:t>
      </w:r>
      <w:r>
        <w:rPr>
          <w:i/>
          <w:iCs/>
          <w:noProof/>
        </w:rPr>
        <w:t>QuickStats: Age-Adjusted Suicide Rates,* by Sex and Three Most Common Methods† — United States, 2000–2018.</w:t>
      </w:r>
      <w:r>
        <w:rPr>
          <w:noProof/>
        </w:rPr>
        <w:t xml:space="preserve"> Retrieved from QuickStats: Age-Adjusted Suicide Rates,* by Sex and Three Most Common Methods† — United States, 2000–2018: https://www.cdc.gov/mmwr/volumes/69/wr/mm6909a7.htm?s_cid=mm6909a7_w</w:t>
      </w:r>
    </w:p>
    <w:p w14:paraId="23E66CE8" w14:textId="77777777" w:rsidR="006C3BD9" w:rsidRDefault="006C3BD9" w:rsidP="006C3BD9">
      <w:pPr>
        <w:pStyle w:val="Bibliography"/>
        <w:ind w:left="720" w:hanging="720"/>
        <w:rPr>
          <w:noProof/>
        </w:rPr>
      </w:pPr>
      <w:r>
        <w:rPr>
          <w:noProof/>
        </w:rPr>
        <w:t xml:space="preserve">Fonti, V. (2017, March 30). </w:t>
      </w:r>
      <w:r>
        <w:rPr>
          <w:i/>
          <w:iCs/>
          <w:noProof/>
        </w:rPr>
        <w:t>Feature Selection using LASSO</w:t>
      </w:r>
      <w:r>
        <w:rPr>
          <w:noProof/>
        </w:rPr>
        <w:t>. Retrieved from Feature Selection using LASSO: https://beta.vu.nl/nl/Images/werkstuk-fonti_tcm235-836234.pdf</w:t>
      </w:r>
    </w:p>
    <w:p w14:paraId="59ECC48A" w14:textId="77777777" w:rsidR="006C3BD9" w:rsidRDefault="006C3BD9" w:rsidP="006C3BD9">
      <w:pPr>
        <w:pStyle w:val="Bibliography"/>
        <w:ind w:left="720" w:hanging="720"/>
        <w:rPr>
          <w:noProof/>
        </w:rPr>
      </w:pPr>
      <w:r>
        <w:rPr>
          <w:noProof/>
        </w:rPr>
        <w:lastRenderedPageBreak/>
        <w:t xml:space="preserve">Gibbons, R. (2013, April 25). </w:t>
      </w:r>
      <w:r>
        <w:rPr>
          <w:i/>
          <w:iCs/>
          <w:noProof/>
        </w:rPr>
        <w:t>The statistics of suicide.</w:t>
      </w:r>
      <w:r>
        <w:rPr>
          <w:noProof/>
        </w:rPr>
        <w:t xml:space="preserve"> Retrieved from NCBI: https://www.ncbi.nlm.nih.gov/pmc/articles/PMC4054543/</w:t>
      </w:r>
    </w:p>
    <w:p w14:paraId="6B3CCE2D" w14:textId="77777777" w:rsidR="006C3BD9" w:rsidRDefault="006C3BD9" w:rsidP="006C3BD9">
      <w:pPr>
        <w:pStyle w:val="Bibliography"/>
        <w:ind w:left="720" w:hanging="720"/>
        <w:rPr>
          <w:noProof/>
        </w:rPr>
      </w:pPr>
      <w:r>
        <w:rPr>
          <w:i/>
          <w:iCs/>
          <w:noProof/>
        </w:rPr>
        <w:t>Global status report on alcohol and health, WHO.</w:t>
      </w:r>
      <w:r>
        <w:rPr>
          <w:noProof/>
        </w:rPr>
        <w:t xml:space="preserve"> (2011). Retrieved from Global status report on alcohol and health, WHO: https://www.who.int/substance_abuse/publications/global_alcohol_report/msbgsruprofiles.pdf</w:t>
      </w:r>
    </w:p>
    <w:p w14:paraId="16BE91B5" w14:textId="77777777" w:rsidR="006C3BD9" w:rsidRDefault="006C3BD9" w:rsidP="006C3BD9">
      <w:pPr>
        <w:pStyle w:val="Bibliography"/>
        <w:ind w:left="720" w:hanging="720"/>
        <w:rPr>
          <w:noProof/>
        </w:rPr>
      </w:pPr>
      <w:r>
        <w:rPr>
          <w:noProof/>
        </w:rPr>
        <w:t xml:space="preserve">Gradus, J. (2010, July 12). </w:t>
      </w:r>
      <w:r>
        <w:rPr>
          <w:i/>
          <w:iCs/>
          <w:noProof/>
        </w:rPr>
        <w:t>Acute stress reaction and completed suicide</w:t>
      </w:r>
      <w:r>
        <w:rPr>
          <w:noProof/>
        </w:rPr>
        <w:t>. Retrieved from Acute stress reaction and completed suicide: https://academic.oup.com/ije/article/39/6/1478/736998</w:t>
      </w:r>
    </w:p>
    <w:p w14:paraId="27E87BE3" w14:textId="77777777" w:rsidR="006C3BD9" w:rsidRDefault="006C3BD9" w:rsidP="006C3BD9">
      <w:pPr>
        <w:pStyle w:val="Bibliography"/>
        <w:ind w:left="720" w:hanging="720"/>
        <w:rPr>
          <w:noProof/>
        </w:rPr>
      </w:pPr>
      <w:r>
        <w:rPr>
          <w:noProof/>
        </w:rPr>
        <w:t xml:space="preserve">Guillaume, F. (2016, Feb 17). </w:t>
      </w:r>
      <w:r>
        <w:rPr>
          <w:i/>
          <w:iCs/>
          <w:noProof/>
        </w:rPr>
        <w:t>Disparities in suicide mortality trends between United States of America and 25 European countries: retrospective analysis of WHO mortality database</w:t>
      </w:r>
      <w:r>
        <w:rPr>
          <w:noProof/>
        </w:rPr>
        <w:t>. Retrieved from Disparities in suicide mortality trends between United States of America and 25 European countries: retrospective analysis of WHO mortality database: https://www.ncbi.nlm.nih.gov/pmc/articles/PMC4756707/</w:t>
      </w:r>
    </w:p>
    <w:p w14:paraId="1CE5709C" w14:textId="77777777" w:rsidR="006C3BD9" w:rsidRDefault="006C3BD9" w:rsidP="006C3BD9">
      <w:pPr>
        <w:pStyle w:val="Bibliography"/>
        <w:ind w:left="720" w:hanging="720"/>
        <w:rPr>
          <w:noProof/>
        </w:rPr>
      </w:pPr>
      <w:r>
        <w:rPr>
          <w:noProof/>
        </w:rPr>
        <w:t xml:space="preserve">Helbich, M. (2017, Aug 9). </w:t>
      </w:r>
      <w:r>
        <w:rPr>
          <w:i/>
          <w:iCs/>
          <w:noProof/>
        </w:rPr>
        <w:t>Spatiotemporal Suicide Risk in Germany: A Longitudinal Study 2007–11</w:t>
      </w:r>
      <w:r>
        <w:rPr>
          <w:noProof/>
        </w:rPr>
        <w:t>. Retrieved from Spatiotemporal Suicide Risk in Germany: A Longitudinal Study 2007–11: https://www.ncbi.nlm.nih.gov/pmc/articles/PMC5550498/</w:t>
      </w:r>
    </w:p>
    <w:p w14:paraId="291DCC8B" w14:textId="77777777" w:rsidR="006C3BD9" w:rsidRDefault="006C3BD9" w:rsidP="006C3BD9">
      <w:pPr>
        <w:pStyle w:val="Bibliography"/>
        <w:ind w:left="720" w:hanging="720"/>
        <w:rPr>
          <w:noProof/>
        </w:rPr>
      </w:pPr>
      <w:r>
        <w:rPr>
          <w:noProof/>
        </w:rPr>
        <w:t xml:space="preserve">Hoffmire, C. (2020, Feb 24). </w:t>
      </w:r>
      <w:r>
        <w:rPr>
          <w:i/>
          <w:iCs/>
          <w:noProof/>
        </w:rPr>
        <w:t>Reevaluating Suicide Mortality for Veterans With Data From the VA-DoD Mortality Data Repository, 2000-2010.</w:t>
      </w:r>
      <w:r>
        <w:rPr>
          <w:noProof/>
        </w:rPr>
        <w:t xml:space="preserve"> Retrieved from Reevaluating Suicide Mortality for Veterans With Data From the VA-DoD Mortality Data Repository, 2000-2010.: https://www.ncbi.nlm.nih.gov/pubmed/32089080</w:t>
      </w:r>
    </w:p>
    <w:p w14:paraId="773CA8FD" w14:textId="77777777" w:rsidR="006C3BD9" w:rsidRDefault="006C3BD9" w:rsidP="006C3BD9">
      <w:pPr>
        <w:pStyle w:val="Bibliography"/>
        <w:ind w:left="720" w:hanging="720"/>
        <w:rPr>
          <w:noProof/>
        </w:rPr>
      </w:pPr>
      <w:r>
        <w:rPr>
          <w:noProof/>
        </w:rPr>
        <w:t xml:space="preserve">Ilgun, G. (2019, Nov 20). </w:t>
      </w:r>
      <w:r>
        <w:rPr>
          <w:i/>
          <w:iCs/>
          <w:noProof/>
        </w:rPr>
        <w:t>Individual and socio-demographic determinants of suicide: An examination on WHO countries.</w:t>
      </w:r>
      <w:r>
        <w:rPr>
          <w:noProof/>
        </w:rPr>
        <w:t xml:space="preserve"> Retrieved from Individual and socio-demographic determinants of suicide: An examination on WHO countries.: https://www.ncbi.nlm.nih.gov/pubmed/31746258</w:t>
      </w:r>
    </w:p>
    <w:p w14:paraId="6D2BF076" w14:textId="77777777" w:rsidR="006C3BD9" w:rsidRDefault="006C3BD9" w:rsidP="006C3BD9">
      <w:pPr>
        <w:pStyle w:val="Bibliography"/>
        <w:ind w:left="720" w:hanging="720"/>
        <w:rPr>
          <w:noProof/>
        </w:rPr>
      </w:pPr>
      <w:r>
        <w:rPr>
          <w:noProof/>
        </w:rPr>
        <w:lastRenderedPageBreak/>
        <w:t xml:space="preserve">Kaufman, J. (2020, Jan 7). </w:t>
      </w:r>
      <w:r>
        <w:rPr>
          <w:i/>
          <w:iCs/>
          <w:noProof/>
        </w:rPr>
        <w:t>Effects of increased minimum wages by unemployment rate on suicide in the USA.</w:t>
      </w:r>
      <w:r>
        <w:rPr>
          <w:noProof/>
        </w:rPr>
        <w:t xml:space="preserve"> Retrieved from Effects of increased minimum wages by unemployment rate on suicide in the USA.: https://www.ncbi.nlm.nih.gov/pubmed/31911542</w:t>
      </w:r>
    </w:p>
    <w:p w14:paraId="49B4D720" w14:textId="77777777" w:rsidR="006C3BD9" w:rsidRDefault="006C3BD9" w:rsidP="006C3BD9">
      <w:pPr>
        <w:pStyle w:val="Bibliography"/>
        <w:ind w:left="720" w:hanging="720"/>
        <w:rPr>
          <w:noProof/>
        </w:rPr>
      </w:pPr>
      <w:r>
        <w:rPr>
          <w:noProof/>
        </w:rPr>
        <w:t xml:space="preserve">Klonsky, E. (2017, Jan). </w:t>
      </w:r>
      <w:r>
        <w:rPr>
          <w:i/>
          <w:iCs/>
          <w:noProof/>
        </w:rPr>
        <w:t>Recent advances in differentiating suicide attempters from suicide ideators.</w:t>
      </w:r>
      <w:r>
        <w:rPr>
          <w:noProof/>
        </w:rPr>
        <w:t xml:space="preserve"> Retrieved from Recent advances in differentiating suicide attempters from suicide ideators: https://insights.ovid.com/article/00001504-201701000-00004</w:t>
      </w:r>
    </w:p>
    <w:p w14:paraId="39ADD4FF" w14:textId="77777777" w:rsidR="006C3BD9" w:rsidRDefault="006C3BD9" w:rsidP="006C3BD9">
      <w:pPr>
        <w:pStyle w:val="Bibliography"/>
        <w:ind w:left="720" w:hanging="720"/>
        <w:rPr>
          <w:noProof/>
        </w:rPr>
      </w:pPr>
      <w:r>
        <w:rPr>
          <w:noProof/>
        </w:rPr>
        <w:t xml:space="preserve">KTL, S. (2018, Jun 8). </w:t>
      </w:r>
      <w:r>
        <w:rPr>
          <w:i/>
          <w:iCs/>
          <w:noProof/>
        </w:rPr>
        <w:t>Spatiotemporal clustering of suicides in the US from 1999 to 2016: a spatial epidemiological approach.</w:t>
      </w:r>
      <w:r>
        <w:rPr>
          <w:noProof/>
        </w:rPr>
        <w:t xml:space="preserve"> Retrieved from Spatiotemporal clustering of suicides in the US from 1999 to 2016: a spatial epidemiological approach.: https://www.ncbi.nlm.nih.gov/pubmed/31177308</w:t>
      </w:r>
    </w:p>
    <w:p w14:paraId="5CD10377" w14:textId="77777777" w:rsidR="006C3BD9" w:rsidRDefault="006C3BD9" w:rsidP="006C3BD9">
      <w:pPr>
        <w:pStyle w:val="Bibliography"/>
        <w:ind w:left="720" w:hanging="720"/>
        <w:rPr>
          <w:noProof/>
        </w:rPr>
      </w:pPr>
      <w:r>
        <w:rPr>
          <w:noProof/>
        </w:rPr>
        <w:t xml:space="preserve">Lamis, D. A. (2012 , Mar 28). </w:t>
      </w:r>
      <w:r>
        <w:rPr>
          <w:i/>
          <w:iCs/>
          <w:noProof/>
        </w:rPr>
        <w:t>Alcohol Use and Suicidal Behaviors among Adults: A Synthesis and Theoretical Model</w:t>
      </w:r>
      <w:r>
        <w:rPr>
          <w:noProof/>
        </w:rPr>
        <w:t>. Retrieved from Alcohol Use and Suicidal Behaviors among Adults: A Synthesis and Theoretical Model: https://www.ncbi.nlm.nih.gov/pmc/articles/PMC3519287/</w:t>
      </w:r>
    </w:p>
    <w:p w14:paraId="597EDB59" w14:textId="77777777" w:rsidR="006C3BD9" w:rsidRDefault="006C3BD9" w:rsidP="006C3BD9">
      <w:pPr>
        <w:pStyle w:val="Bibliography"/>
        <w:ind w:left="720" w:hanging="720"/>
        <w:rPr>
          <w:noProof/>
        </w:rPr>
      </w:pPr>
      <w:r>
        <w:rPr>
          <w:noProof/>
        </w:rPr>
        <w:t xml:space="preserve">Landberg, J. (2008, July 27). </w:t>
      </w:r>
      <w:r>
        <w:rPr>
          <w:i/>
          <w:iCs/>
          <w:noProof/>
        </w:rPr>
        <w:t>Alcohol and suicide in eastern Europe</w:t>
      </w:r>
      <w:r>
        <w:rPr>
          <w:noProof/>
        </w:rPr>
        <w:t>. Retrieved from Alcohol and suicide in eastern Europe: https://www.ncbi.nlm.nih.gov/pubmed/18584385</w:t>
      </w:r>
    </w:p>
    <w:p w14:paraId="72B1CD7B" w14:textId="77777777" w:rsidR="006C3BD9" w:rsidRDefault="006C3BD9" w:rsidP="006C3BD9">
      <w:pPr>
        <w:pStyle w:val="Bibliography"/>
        <w:ind w:left="720" w:hanging="720"/>
        <w:rPr>
          <w:noProof/>
        </w:rPr>
      </w:pPr>
      <w:r>
        <w:rPr>
          <w:noProof/>
        </w:rPr>
        <w:t xml:space="preserve">Lee, H. (2020, Feb 25). </w:t>
      </w:r>
      <w:r>
        <w:rPr>
          <w:i/>
          <w:iCs/>
          <w:noProof/>
        </w:rPr>
        <w:t>Association of long working hours with accidents and suicide mortality in Korea.</w:t>
      </w:r>
      <w:r>
        <w:rPr>
          <w:noProof/>
        </w:rPr>
        <w:t xml:space="preserve"> Retrieved from Association of long working hours with accidents and suicide mortality in Korea.: https://www.ncbi.nlm.nih.gov/pubmed/32096547</w:t>
      </w:r>
    </w:p>
    <w:p w14:paraId="2A24D3F5" w14:textId="77777777" w:rsidR="006C3BD9" w:rsidRDefault="006C3BD9" w:rsidP="006C3BD9">
      <w:pPr>
        <w:pStyle w:val="Bibliography"/>
        <w:ind w:left="720" w:hanging="720"/>
        <w:rPr>
          <w:noProof/>
        </w:rPr>
      </w:pPr>
      <w:r>
        <w:rPr>
          <w:noProof/>
        </w:rPr>
        <w:t xml:space="preserve">Li, H. (2007, September 18). </w:t>
      </w:r>
      <w:r>
        <w:rPr>
          <w:i/>
          <w:iCs/>
          <w:noProof/>
        </w:rPr>
        <w:t>Beyond Moran's I: Testing for Spatial Dependence Based on the Spatial Autoregressive Model</w:t>
      </w:r>
      <w:r>
        <w:rPr>
          <w:noProof/>
        </w:rPr>
        <w:t>. Retrieved from Beyond Moran's I: Testing for Spatial Dependence Based on the Spatial Autoregressive Model: https://onlinelibrary.wiley.com/doi/full/10.1111/j.1538-4632.2007.00708.x</w:t>
      </w:r>
    </w:p>
    <w:p w14:paraId="61E4239C" w14:textId="77777777" w:rsidR="006C3BD9" w:rsidRDefault="006C3BD9" w:rsidP="006C3BD9">
      <w:pPr>
        <w:pStyle w:val="Bibliography"/>
        <w:ind w:left="720" w:hanging="720"/>
        <w:rPr>
          <w:noProof/>
        </w:rPr>
      </w:pPr>
      <w:r>
        <w:rPr>
          <w:noProof/>
        </w:rPr>
        <w:lastRenderedPageBreak/>
        <w:t xml:space="preserve">Lynch, F. (2020, Feb 21). </w:t>
      </w:r>
      <w:r>
        <w:rPr>
          <w:i/>
          <w:iCs/>
          <w:noProof/>
        </w:rPr>
        <w:t>Substance use disorders and risk of suicide in a general US population: a case control study.</w:t>
      </w:r>
      <w:r>
        <w:rPr>
          <w:noProof/>
        </w:rPr>
        <w:t xml:space="preserve"> Retrieved from Substance use disorders and risk of suicide in a general US population: a case control study.: https://www.ncbi.nlm.nih.gov/pubmed/32085800</w:t>
      </w:r>
    </w:p>
    <w:p w14:paraId="08370E10" w14:textId="77777777" w:rsidR="006C3BD9" w:rsidRDefault="006C3BD9" w:rsidP="006C3BD9">
      <w:pPr>
        <w:pStyle w:val="Bibliography"/>
        <w:ind w:left="720" w:hanging="720"/>
        <w:rPr>
          <w:noProof/>
        </w:rPr>
      </w:pPr>
      <w:r>
        <w:rPr>
          <w:noProof/>
        </w:rPr>
        <w:t xml:space="preserve">Madsen, T. (2018, Aug 14). </w:t>
      </w:r>
      <w:r>
        <w:rPr>
          <w:i/>
          <w:iCs/>
          <w:noProof/>
        </w:rPr>
        <w:t>Association Between Traumatic Brain Injury and Risk of Suicide</w:t>
      </w:r>
      <w:r>
        <w:rPr>
          <w:noProof/>
        </w:rPr>
        <w:t>. Retrieved from Association Between Traumatic Brain Injury and Risk of Suicide: https://jamanetwork.com/journals/jama/article-abstract/2697009</w:t>
      </w:r>
    </w:p>
    <w:p w14:paraId="43232EFD" w14:textId="77777777" w:rsidR="006C3BD9" w:rsidRDefault="006C3BD9" w:rsidP="006C3BD9">
      <w:pPr>
        <w:pStyle w:val="Bibliography"/>
        <w:ind w:left="720" w:hanging="720"/>
        <w:rPr>
          <w:noProof/>
        </w:rPr>
      </w:pPr>
      <w:r>
        <w:rPr>
          <w:noProof/>
        </w:rPr>
        <w:t xml:space="preserve">Matsubayshi, T. (2020, Feb 21). </w:t>
      </w:r>
      <w:r>
        <w:rPr>
          <w:i/>
          <w:iCs/>
          <w:noProof/>
        </w:rPr>
        <w:t>Government spending, recession, and suicide: evidence from Japan.</w:t>
      </w:r>
      <w:r>
        <w:rPr>
          <w:noProof/>
        </w:rPr>
        <w:t xml:space="preserve"> Retrieved from Government spending, recession, and suicide: evidence from Japan.: https://www.ncbi.nlm.nih.gov/pubmed/32079525</w:t>
      </w:r>
    </w:p>
    <w:p w14:paraId="37CE7C13" w14:textId="77777777" w:rsidR="006C3BD9" w:rsidRDefault="006C3BD9" w:rsidP="006C3BD9">
      <w:pPr>
        <w:pStyle w:val="Bibliography"/>
        <w:ind w:left="720" w:hanging="720"/>
        <w:rPr>
          <w:noProof/>
        </w:rPr>
      </w:pPr>
      <w:r>
        <w:rPr>
          <w:noProof/>
        </w:rPr>
        <w:t xml:space="preserve">McTernan, N. (2018, July 4). </w:t>
      </w:r>
      <w:r>
        <w:rPr>
          <w:i/>
          <w:iCs/>
          <w:noProof/>
        </w:rPr>
        <w:t>Sage Journals.</w:t>
      </w:r>
      <w:r>
        <w:rPr>
          <w:noProof/>
        </w:rPr>
        <w:t xml:space="preserve"> Retrieved from International Journal of Social Psychiatry: https://journals.sagepub.com/doi/10.1177/0020764018784624</w:t>
      </w:r>
    </w:p>
    <w:p w14:paraId="077AA86B" w14:textId="77777777" w:rsidR="006C3BD9" w:rsidRDefault="006C3BD9" w:rsidP="006C3BD9">
      <w:pPr>
        <w:pStyle w:val="Bibliography"/>
        <w:ind w:left="720" w:hanging="720"/>
        <w:rPr>
          <w:noProof/>
        </w:rPr>
      </w:pPr>
      <w:r>
        <w:rPr>
          <w:i/>
          <w:iCs/>
          <w:noProof/>
        </w:rPr>
        <w:t>National Institute of Mental Health</w:t>
      </w:r>
      <w:r>
        <w:rPr>
          <w:noProof/>
        </w:rPr>
        <w:t>. (2019, April). Retrieved from National Institute of Mental Health: https://www.nimh.nih.gov/health/statistics/suicide.shtml#part_154968</w:t>
      </w:r>
    </w:p>
    <w:p w14:paraId="079BB73D" w14:textId="77777777" w:rsidR="006C3BD9" w:rsidRDefault="006C3BD9" w:rsidP="006C3BD9">
      <w:pPr>
        <w:pStyle w:val="Bibliography"/>
        <w:ind w:left="720" w:hanging="720"/>
        <w:rPr>
          <w:noProof/>
        </w:rPr>
      </w:pPr>
      <w:r>
        <w:rPr>
          <w:noProof/>
        </w:rPr>
        <w:t xml:space="preserve">Pompili, M. (2010, Apr 7). </w:t>
      </w:r>
      <w:r>
        <w:rPr>
          <w:i/>
          <w:iCs/>
          <w:noProof/>
        </w:rPr>
        <w:t>Suicidal Behavior and Alcohol Abuse</w:t>
      </w:r>
      <w:r>
        <w:rPr>
          <w:noProof/>
        </w:rPr>
        <w:t>. Retrieved from Suicidal Behavior and Alcohol Abuse: https://www.ncbi.nlm.nih.gov/pmc/articles/PMC2872355/</w:t>
      </w:r>
    </w:p>
    <w:p w14:paraId="7BD152A2" w14:textId="77777777" w:rsidR="006C3BD9" w:rsidRDefault="006C3BD9" w:rsidP="006C3BD9">
      <w:pPr>
        <w:pStyle w:val="Bibliography"/>
        <w:ind w:left="720" w:hanging="720"/>
        <w:rPr>
          <w:noProof/>
        </w:rPr>
      </w:pPr>
      <w:r>
        <w:rPr>
          <w:noProof/>
        </w:rPr>
        <w:t xml:space="preserve">Richards, J. (2020, March 5). </w:t>
      </w:r>
      <w:r>
        <w:rPr>
          <w:i/>
          <w:iCs/>
          <w:noProof/>
        </w:rPr>
        <w:t>Association Between Patterns of Alcohol Use and Short-Term Risk of Suicide Attempt Among Patients With and Without Reported Suicidal Ideation.</w:t>
      </w:r>
      <w:r>
        <w:rPr>
          <w:noProof/>
        </w:rPr>
        <w:t xml:space="preserve"> Retrieved from Association Between Patterns of Alcohol Use and Short-Term Risk of Suicide Attempt Among Patients With and Without Reported Suicidal Ideation.: https://www.ncbi.nlm.nih.gov/pubmed/32142058</w:t>
      </w:r>
    </w:p>
    <w:p w14:paraId="285C08E3" w14:textId="77777777" w:rsidR="006C3BD9" w:rsidRDefault="006C3BD9" w:rsidP="006C3BD9">
      <w:pPr>
        <w:pStyle w:val="Bibliography"/>
        <w:ind w:left="720" w:hanging="720"/>
        <w:rPr>
          <w:noProof/>
        </w:rPr>
      </w:pPr>
      <w:r>
        <w:rPr>
          <w:noProof/>
        </w:rPr>
        <w:t xml:space="preserve">Rocha, J. (2019, Nov 25). </w:t>
      </w:r>
      <w:r>
        <w:rPr>
          <w:i/>
          <w:iCs/>
          <w:noProof/>
        </w:rPr>
        <w:t>Can We Develop a Risk Map for Suicide Rates? An Ecological Study in Portugal.</w:t>
      </w:r>
      <w:r>
        <w:rPr>
          <w:noProof/>
        </w:rPr>
        <w:t xml:space="preserve"> Retrieved from Can We Develop a Risk Map for Suicide Rates? An Ecological Study in Portugal: https://www.ncbi.nlm.nih.gov/pubmed/31768928</w:t>
      </w:r>
    </w:p>
    <w:p w14:paraId="6DCDC600" w14:textId="77777777" w:rsidR="006C3BD9" w:rsidRDefault="006C3BD9" w:rsidP="006C3BD9">
      <w:pPr>
        <w:pStyle w:val="Bibliography"/>
        <w:ind w:left="720" w:hanging="720"/>
        <w:rPr>
          <w:noProof/>
        </w:rPr>
      </w:pPr>
      <w:r>
        <w:rPr>
          <w:noProof/>
        </w:rPr>
        <w:t xml:space="preserve">(2018). </w:t>
      </w:r>
      <w:r>
        <w:rPr>
          <w:i/>
          <w:iCs/>
          <w:noProof/>
        </w:rPr>
        <w:t>Russian Statistical Yearbook.</w:t>
      </w:r>
      <w:r>
        <w:rPr>
          <w:noProof/>
        </w:rPr>
        <w:t xml:space="preserve"> </w:t>
      </w:r>
    </w:p>
    <w:p w14:paraId="0A31F087" w14:textId="77777777" w:rsidR="006C3BD9" w:rsidRDefault="006C3BD9" w:rsidP="006C3BD9">
      <w:pPr>
        <w:pStyle w:val="Bibliography"/>
        <w:ind w:left="720" w:hanging="720"/>
        <w:rPr>
          <w:noProof/>
        </w:rPr>
      </w:pPr>
      <w:r>
        <w:rPr>
          <w:i/>
          <w:iCs/>
          <w:noProof/>
        </w:rPr>
        <w:lastRenderedPageBreak/>
        <w:t>SAMHSA</w:t>
      </w:r>
      <w:r>
        <w:rPr>
          <w:noProof/>
        </w:rPr>
        <w:t>. (n.d.). Retrieved from SAMHSA: https://www.samhsa.gov/</w:t>
      </w:r>
    </w:p>
    <w:p w14:paraId="38E52EB4" w14:textId="77777777" w:rsidR="006C3BD9" w:rsidRDefault="006C3BD9" w:rsidP="006C3BD9">
      <w:pPr>
        <w:pStyle w:val="Bibliography"/>
        <w:ind w:left="720" w:hanging="720"/>
        <w:rPr>
          <w:noProof/>
        </w:rPr>
      </w:pPr>
      <w:r>
        <w:rPr>
          <w:noProof/>
        </w:rPr>
        <w:t xml:space="preserve">Sanderson, M. (2019, Dec 14). </w:t>
      </w:r>
      <w:r>
        <w:rPr>
          <w:i/>
          <w:iCs/>
          <w:noProof/>
        </w:rPr>
        <w:t>Predicting death by suicide using administrative health care system data: Can recurrent neural network, one-dimensional convolutional neural network, and gradient boosted trees models improve prediction performance?</w:t>
      </w:r>
      <w:r>
        <w:rPr>
          <w:noProof/>
        </w:rPr>
        <w:t xml:space="preserve"> Retrieved from Predicting death by suicide using administrative health care system data: Can recurrent neural network, one-dimensional convolutional neural network, and gradient boosted trees models improve prediction performance?: https://www.ncbi.nlm.nih.gov/pubmed/32056739</w:t>
      </w:r>
    </w:p>
    <w:p w14:paraId="4B3D8A0E" w14:textId="77777777" w:rsidR="006C3BD9" w:rsidRDefault="006C3BD9" w:rsidP="006C3BD9">
      <w:pPr>
        <w:pStyle w:val="Bibliography"/>
        <w:ind w:left="720" w:hanging="720"/>
        <w:rPr>
          <w:noProof/>
        </w:rPr>
      </w:pPr>
      <w:r>
        <w:rPr>
          <w:noProof/>
        </w:rPr>
        <w:t xml:space="preserve">Schneider, A. (2010, Nov 5). </w:t>
      </w:r>
      <w:r>
        <w:rPr>
          <w:i/>
          <w:iCs/>
          <w:noProof/>
        </w:rPr>
        <w:t>Linear Regression Analysis</w:t>
      </w:r>
      <w:r>
        <w:rPr>
          <w:noProof/>
        </w:rPr>
        <w:t>. Retrieved from Linear Regression Analysis: https://www.ncbi.nlm.nih.gov/pmc/articles/PMC2992018/</w:t>
      </w:r>
    </w:p>
    <w:p w14:paraId="12E60CB0" w14:textId="77777777" w:rsidR="006C3BD9" w:rsidRDefault="006C3BD9" w:rsidP="006C3BD9">
      <w:pPr>
        <w:pStyle w:val="Bibliography"/>
        <w:ind w:left="720" w:hanging="720"/>
        <w:rPr>
          <w:noProof/>
        </w:rPr>
      </w:pPr>
      <w:r>
        <w:rPr>
          <w:noProof/>
        </w:rPr>
        <w:t xml:space="preserve">Spicer, R. (2000, December). </w:t>
      </w:r>
      <w:r>
        <w:rPr>
          <w:i/>
          <w:iCs/>
          <w:noProof/>
        </w:rPr>
        <w:t>Suicide Acts in 8 States: Incidence and Case Fatality Rates</w:t>
      </w:r>
      <w:r>
        <w:rPr>
          <w:noProof/>
        </w:rPr>
        <w:t>. Retrieved from Suicide Acts in 8 States: Incidence and Case Fatality Rates: https://www.ncbi.nlm.nih.gov/pmc/articles/PMC1446422/pdf/11111261.pdf</w:t>
      </w:r>
    </w:p>
    <w:p w14:paraId="1E8167FF" w14:textId="77777777" w:rsidR="006C3BD9" w:rsidRDefault="006C3BD9" w:rsidP="006C3BD9">
      <w:pPr>
        <w:pStyle w:val="Bibliography"/>
        <w:ind w:left="720" w:hanging="720"/>
        <w:rPr>
          <w:noProof/>
        </w:rPr>
      </w:pPr>
      <w:r>
        <w:rPr>
          <w:noProof/>
        </w:rPr>
        <w:t xml:space="preserve">Spriestersbach, A. (2009, Sep 4). </w:t>
      </w:r>
      <w:r>
        <w:rPr>
          <w:i/>
          <w:iCs/>
          <w:noProof/>
        </w:rPr>
        <w:t>The Specification of Statistical Measures and Their Presentation in Tables and Graphs. Part 7 of a Series on Evaluation of Scientific Publications</w:t>
      </w:r>
      <w:r>
        <w:rPr>
          <w:noProof/>
        </w:rPr>
        <w:t>. Retrieved from The Specification of Statistical Measures and Their Presentation in Tables and Graphs. Part 7 of a Series on Evaluation of Scientific Publications: https://www.ncbi.nlm.nih.gov/pmc/articles/PMC2770212/</w:t>
      </w:r>
    </w:p>
    <w:p w14:paraId="657F73FB" w14:textId="77777777" w:rsidR="006C3BD9" w:rsidRDefault="006C3BD9" w:rsidP="006C3BD9">
      <w:pPr>
        <w:pStyle w:val="Bibliography"/>
        <w:ind w:left="720" w:hanging="720"/>
        <w:rPr>
          <w:noProof/>
        </w:rPr>
      </w:pPr>
      <w:r>
        <w:rPr>
          <w:noProof/>
        </w:rPr>
        <w:t xml:space="preserve">Toleffsen, I. M. (2012, Feb 14). </w:t>
      </w:r>
      <w:r>
        <w:rPr>
          <w:i/>
          <w:iCs/>
          <w:noProof/>
        </w:rPr>
        <w:t>The reliability of suicide statistics: a systematic review</w:t>
      </w:r>
      <w:r>
        <w:rPr>
          <w:noProof/>
        </w:rPr>
        <w:t>. Retrieved from The reliability of suicide statistics: a systematic review: https://www.ncbi.nlm.nih.gov/pmc/articles/PMC3350416/</w:t>
      </w:r>
    </w:p>
    <w:p w14:paraId="659155EC" w14:textId="77777777" w:rsidR="006C3BD9" w:rsidRDefault="006C3BD9" w:rsidP="006C3BD9">
      <w:pPr>
        <w:pStyle w:val="Bibliography"/>
        <w:ind w:left="720" w:hanging="720"/>
        <w:rPr>
          <w:noProof/>
        </w:rPr>
      </w:pPr>
      <w:r>
        <w:rPr>
          <w:noProof/>
        </w:rPr>
        <w:t xml:space="preserve">Xu, J. (2020, January). </w:t>
      </w:r>
      <w:r>
        <w:rPr>
          <w:i/>
          <w:iCs/>
          <w:noProof/>
        </w:rPr>
        <w:t>Mortality in the United States, 2018</w:t>
      </w:r>
      <w:r>
        <w:rPr>
          <w:noProof/>
        </w:rPr>
        <w:t>. Retrieved from Mortality in the United States, 2018: https://www.cdc.gov/nchs/products/databriefs/db355.htm</w:t>
      </w:r>
    </w:p>
    <w:p w14:paraId="139A349A" w14:textId="77777777" w:rsidR="006C3BD9" w:rsidRDefault="006C3BD9" w:rsidP="006C3BD9">
      <w:pPr>
        <w:pStyle w:val="Bibliography"/>
        <w:ind w:left="720" w:hanging="720"/>
        <w:rPr>
          <w:noProof/>
        </w:rPr>
      </w:pPr>
      <w:r>
        <w:rPr>
          <w:noProof/>
        </w:rPr>
        <w:t xml:space="preserve">Yamaoka, K. (2020, Feb 18). </w:t>
      </w:r>
      <w:r>
        <w:rPr>
          <w:i/>
          <w:iCs/>
          <w:noProof/>
        </w:rPr>
        <w:t>Spatial clustering of suicide mortality and associated community characteristics in Kanagawa prefecture, Japan, 2011-2017.</w:t>
      </w:r>
      <w:r>
        <w:rPr>
          <w:noProof/>
        </w:rPr>
        <w:t xml:space="preserve"> Retrieved from Spatial clustering of suicide mortality and </w:t>
      </w:r>
      <w:r>
        <w:rPr>
          <w:noProof/>
        </w:rPr>
        <w:lastRenderedPageBreak/>
        <w:t>associated community characteristics in Kanagawa prefecture, Japan, 2011-2017.: https://www.ncbi.nlm.nih.gov/pubmed/32070316</w:t>
      </w:r>
    </w:p>
    <w:p w14:paraId="1DE0A0B5" w14:textId="77777777" w:rsidR="006C3BD9" w:rsidRDefault="006C3BD9" w:rsidP="006C3BD9">
      <w:pPr>
        <w:pStyle w:val="Bibliography"/>
        <w:ind w:left="720" w:hanging="720"/>
        <w:rPr>
          <w:noProof/>
        </w:rPr>
      </w:pPr>
      <w:r>
        <w:rPr>
          <w:noProof/>
        </w:rPr>
        <w:t xml:space="preserve">Zheng, L. (2020, Feb 20). </w:t>
      </w:r>
      <w:r>
        <w:rPr>
          <w:i/>
          <w:iCs/>
          <w:noProof/>
        </w:rPr>
        <w:t>Development of an early-warning system for high-risk patients for suicide attempt using deep learning and electronic health records.</w:t>
      </w:r>
      <w:r>
        <w:rPr>
          <w:noProof/>
        </w:rPr>
        <w:t xml:space="preserve"> Retrieved from Development of an early-warning system for high-risk patients for suicide attempt using deep learning and electronic health records: https://www.ncbi.nlm.nih.gov/pmc/articles/PMC7033212/</w:t>
      </w:r>
    </w:p>
    <w:p w14:paraId="1434FE82" w14:textId="2D7E0FC8" w:rsidR="006C3BD9" w:rsidRDefault="006C3BD9" w:rsidP="006C3BD9">
      <w:pPr>
        <w:pStyle w:val="ListParagraph"/>
        <w:ind w:left="0" w:firstLine="360"/>
        <w:rPr>
          <w:rFonts w:ascii="Times New Roman" w:hAnsi="Times New Roman" w:cs="Times New Roman"/>
          <w:b/>
          <w:bCs/>
          <w:color w:val="000000"/>
          <w:sz w:val="30"/>
          <w:szCs w:val="30"/>
          <w:shd w:val="clear" w:color="auto" w:fill="FFFFFF"/>
        </w:rPr>
      </w:pPr>
      <w:r>
        <w:rPr>
          <w:rFonts w:ascii="Times New Roman" w:hAnsi="Times New Roman" w:cs="Times New Roman"/>
          <w:b/>
          <w:bCs/>
          <w:color w:val="000000"/>
          <w:sz w:val="30"/>
          <w:szCs w:val="30"/>
          <w:shd w:val="clear" w:color="auto" w:fill="FFFFFF"/>
        </w:rPr>
        <w:fldChar w:fldCharType="end"/>
      </w:r>
    </w:p>
    <w:sectPr w:rsidR="006C3BD9">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O'Connor" w:date="2020-03-17T13:46:00Z" w:initials="O">
    <w:p w14:paraId="1FCA06CA" w14:textId="1A794EFB" w:rsidR="008459A7" w:rsidRDefault="008459A7">
      <w:pPr>
        <w:pStyle w:val="CommentText"/>
      </w:pPr>
      <w:r>
        <w:rPr>
          <w:rStyle w:val="CommentReference"/>
        </w:rPr>
        <w:annotationRef/>
      </w:r>
      <w:r>
        <w:t>Please use third person, not first person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CA06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CA06CA" w16cid:durableId="22583E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CC608" w14:textId="77777777" w:rsidR="00260884" w:rsidRDefault="00260884" w:rsidP="00156343">
      <w:pPr>
        <w:spacing w:after="0" w:line="240" w:lineRule="auto"/>
      </w:pPr>
      <w:r>
        <w:separator/>
      </w:r>
    </w:p>
  </w:endnote>
  <w:endnote w:type="continuationSeparator" w:id="0">
    <w:p w14:paraId="135FDE7B" w14:textId="77777777" w:rsidR="00260884" w:rsidRDefault="00260884" w:rsidP="0015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853DA" w14:textId="72A16DFF" w:rsidR="008459A7" w:rsidRDefault="008459A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605CC18" wp14:editId="1773835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5C6C4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sidRPr="004A330F">
      <w:rPr>
        <w:rFonts w:asciiTheme="majorHAnsi" w:eastAsiaTheme="majorEastAsia" w:hAnsiTheme="majorHAnsi" w:cstheme="majorBidi"/>
        <w:noProof/>
        <w:color w:val="4472C4" w:themeColor="accent1"/>
        <w:sz w:val="20"/>
        <w:szCs w:val="20"/>
      </w:rPr>
      <w:t>14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16A31" w14:textId="77777777" w:rsidR="00260884" w:rsidRDefault="00260884" w:rsidP="00156343">
      <w:pPr>
        <w:spacing w:after="0" w:line="240" w:lineRule="auto"/>
      </w:pPr>
      <w:r>
        <w:separator/>
      </w:r>
    </w:p>
  </w:footnote>
  <w:footnote w:type="continuationSeparator" w:id="0">
    <w:p w14:paraId="78F1F53F" w14:textId="77777777" w:rsidR="00260884" w:rsidRDefault="00260884" w:rsidP="00156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3A74"/>
    <w:multiLevelType w:val="hybridMultilevel"/>
    <w:tmpl w:val="5F44400E"/>
    <w:lvl w:ilvl="0" w:tplc="BDFA9E90">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942525E"/>
    <w:multiLevelType w:val="hybridMultilevel"/>
    <w:tmpl w:val="BCB64272"/>
    <w:lvl w:ilvl="0" w:tplc="7C10E65C">
      <w:start w:val="1"/>
      <w:numFmt w:val="decimal"/>
      <w:lvlText w:val="%1."/>
      <w:lvlJc w:val="left"/>
      <w:pPr>
        <w:ind w:left="360" w:hanging="360"/>
      </w:pPr>
      <w:rPr>
        <w:rFonts w:ascii="Times New Roman" w:hAnsi="Times New Roman" w:cs="Times New Roman" w:hint="default"/>
        <w:b/>
        <w:bCs/>
        <w:sz w:val="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412A64"/>
    <w:multiLevelType w:val="hybridMultilevel"/>
    <w:tmpl w:val="B82050D4"/>
    <w:lvl w:ilvl="0" w:tplc="515801D4">
      <w:start w:val="1"/>
      <w:numFmt w:val="decimal"/>
      <w:lvlText w:val="%1."/>
      <w:lvlJc w:val="left"/>
      <w:pPr>
        <w:ind w:left="720" w:hanging="360"/>
      </w:pPr>
      <w:rPr>
        <w:rFonts w:hint="default"/>
        <w:b w:val="0"/>
        <w:b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20364"/>
    <w:multiLevelType w:val="hybridMultilevel"/>
    <w:tmpl w:val="6E66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875BC"/>
    <w:multiLevelType w:val="hybridMultilevel"/>
    <w:tmpl w:val="2208D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453C68"/>
    <w:multiLevelType w:val="hybridMultilevel"/>
    <w:tmpl w:val="3842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Connor">
    <w15:presenceInfo w15:providerId="None" w15:userId="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B4"/>
    <w:rsid w:val="000210EC"/>
    <w:rsid w:val="000223FF"/>
    <w:rsid w:val="000522FC"/>
    <w:rsid w:val="00082AA4"/>
    <w:rsid w:val="00093ACB"/>
    <w:rsid w:val="000B3823"/>
    <w:rsid w:val="000B5573"/>
    <w:rsid w:val="000E33C7"/>
    <w:rsid w:val="00102885"/>
    <w:rsid w:val="0012703E"/>
    <w:rsid w:val="001334B9"/>
    <w:rsid w:val="00135473"/>
    <w:rsid w:val="00156343"/>
    <w:rsid w:val="001629F2"/>
    <w:rsid w:val="00170580"/>
    <w:rsid w:val="001968B6"/>
    <w:rsid w:val="00197B74"/>
    <w:rsid w:val="001A52B3"/>
    <w:rsid w:val="001B2A6B"/>
    <w:rsid w:val="001C256F"/>
    <w:rsid w:val="001C2AF5"/>
    <w:rsid w:val="00217BDB"/>
    <w:rsid w:val="00252176"/>
    <w:rsid w:val="00252472"/>
    <w:rsid w:val="00253628"/>
    <w:rsid w:val="00260884"/>
    <w:rsid w:val="00270453"/>
    <w:rsid w:val="00270E22"/>
    <w:rsid w:val="00276E55"/>
    <w:rsid w:val="00283A4D"/>
    <w:rsid w:val="00283FFB"/>
    <w:rsid w:val="0028459C"/>
    <w:rsid w:val="00292026"/>
    <w:rsid w:val="00297D6E"/>
    <w:rsid w:val="002B3293"/>
    <w:rsid w:val="002D6EB4"/>
    <w:rsid w:val="002F7CE9"/>
    <w:rsid w:val="0031256E"/>
    <w:rsid w:val="00336CF4"/>
    <w:rsid w:val="0036603B"/>
    <w:rsid w:val="0036701F"/>
    <w:rsid w:val="00382EB6"/>
    <w:rsid w:val="00391264"/>
    <w:rsid w:val="00394CF0"/>
    <w:rsid w:val="003A280E"/>
    <w:rsid w:val="003B02F7"/>
    <w:rsid w:val="003B0EC9"/>
    <w:rsid w:val="003E15CD"/>
    <w:rsid w:val="003F4E3D"/>
    <w:rsid w:val="00412134"/>
    <w:rsid w:val="00426441"/>
    <w:rsid w:val="004270FD"/>
    <w:rsid w:val="0044150A"/>
    <w:rsid w:val="0044701A"/>
    <w:rsid w:val="00484CF6"/>
    <w:rsid w:val="00487E1F"/>
    <w:rsid w:val="00491611"/>
    <w:rsid w:val="004A330F"/>
    <w:rsid w:val="004B345A"/>
    <w:rsid w:val="00505AEA"/>
    <w:rsid w:val="00541337"/>
    <w:rsid w:val="00566E09"/>
    <w:rsid w:val="005701BC"/>
    <w:rsid w:val="0057578D"/>
    <w:rsid w:val="0059267C"/>
    <w:rsid w:val="006064CF"/>
    <w:rsid w:val="00634743"/>
    <w:rsid w:val="0063651A"/>
    <w:rsid w:val="006647FA"/>
    <w:rsid w:val="00681546"/>
    <w:rsid w:val="00687C72"/>
    <w:rsid w:val="006905A5"/>
    <w:rsid w:val="006C3BD9"/>
    <w:rsid w:val="006E1720"/>
    <w:rsid w:val="006E1EA6"/>
    <w:rsid w:val="006E7C04"/>
    <w:rsid w:val="006F44F5"/>
    <w:rsid w:val="00706C1A"/>
    <w:rsid w:val="00720546"/>
    <w:rsid w:val="00731A48"/>
    <w:rsid w:val="00735ADE"/>
    <w:rsid w:val="00747214"/>
    <w:rsid w:val="007651F8"/>
    <w:rsid w:val="007677D5"/>
    <w:rsid w:val="0077077A"/>
    <w:rsid w:val="00796D71"/>
    <w:rsid w:val="007A06B4"/>
    <w:rsid w:val="007F19C3"/>
    <w:rsid w:val="00801594"/>
    <w:rsid w:val="00802F73"/>
    <w:rsid w:val="008317F5"/>
    <w:rsid w:val="00836C62"/>
    <w:rsid w:val="008415A2"/>
    <w:rsid w:val="008459A7"/>
    <w:rsid w:val="00845D71"/>
    <w:rsid w:val="00860F19"/>
    <w:rsid w:val="008A40EE"/>
    <w:rsid w:val="008A7B2E"/>
    <w:rsid w:val="008E08D1"/>
    <w:rsid w:val="00900E97"/>
    <w:rsid w:val="009011C7"/>
    <w:rsid w:val="00903B7B"/>
    <w:rsid w:val="0093554D"/>
    <w:rsid w:val="00942221"/>
    <w:rsid w:val="00960B54"/>
    <w:rsid w:val="009652B4"/>
    <w:rsid w:val="00983EFD"/>
    <w:rsid w:val="009867FD"/>
    <w:rsid w:val="009A358A"/>
    <w:rsid w:val="009D58D9"/>
    <w:rsid w:val="00A02D82"/>
    <w:rsid w:val="00A4348C"/>
    <w:rsid w:val="00A43AFA"/>
    <w:rsid w:val="00A83278"/>
    <w:rsid w:val="00A90420"/>
    <w:rsid w:val="00AC3C38"/>
    <w:rsid w:val="00AD2CEE"/>
    <w:rsid w:val="00AE5095"/>
    <w:rsid w:val="00AE678E"/>
    <w:rsid w:val="00AE7098"/>
    <w:rsid w:val="00B061E9"/>
    <w:rsid w:val="00B26745"/>
    <w:rsid w:val="00B32542"/>
    <w:rsid w:val="00B36980"/>
    <w:rsid w:val="00B57AF4"/>
    <w:rsid w:val="00B63269"/>
    <w:rsid w:val="00B75021"/>
    <w:rsid w:val="00BA5FF4"/>
    <w:rsid w:val="00BB14CF"/>
    <w:rsid w:val="00BB3F07"/>
    <w:rsid w:val="00BB5E0E"/>
    <w:rsid w:val="00BB75F2"/>
    <w:rsid w:val="00BE6B55"/>
    <w:rsid w:val="00BF1570"/>
    <w:rsid w:val="00C02EDD"/>
    <w:rsid w:val="00C20764"/>
    <w:rsid w:val="00C3479B"/>
    <w:rsid w:val="00C3705E"/>
    <w:rsid w:val="00C56A28"/>
    <w:rsid w:val="00C6710C"/>
    <w:rsid w:val="00C7073E"/>
    <w:rsid w:val="00C9462B"/>
    <w:rsid w:val="00CA35D2"/>
    <w:rsid w:val="00CB791B"/>
    <w:rsid w:val="00CC020A"/>
    <w:rsid w:val="00D03966"/>
    <w:rsid w:val="00D03C3A"/>
    <w:rsid w:val="00D2209F"/>
    <w:rsid w:val="00D233E2"/>
    <w:rsid w:val="00D36DD1"/>
    <w:rsid w:val="00D50551"/>
    <w:rsid w:val="00D62668"/>
    <w:rsid w:val="00DC649A"/>
    <w:rsid w:val="00DF0FAC"/>
    <w:rsid w:val="00DF27DA"/>
    <w:rsid w:val="00E02999"/>
    <w:rsid w:val="00E07514"/>
    <w:rsid w:val="00E120AB"/>
    <w:rsid w:val="00E17EAA"/>
    <w:rsid w:val="00E23079"/>
    <w:rsid w:val="00E276EB"/>
    <w:rsid w:val="00E3742E"/>
    <w:rsid w:val="00E46A22"/>
    <w:rsid w:val="00E61FA0"/>
    <w:rsid w:val="00E9718B"/>
    <w:rsid w:val="00E976A5"/>
    <w:rsid w:val="00E97ADB"/>
    <w:rsid w:val="00F329AA"/>
    <w:rsid w:val="00F3393B"/>
    <w:rsid w:val="00F641BD"/>
    <w:rsid w:val="00F66A2F"/>
    <w:rsid w:val="00F77AEF"/>
    <w:rsid w:val="00F840B5"/>
    <w:rsid w:val="00F84AA0"/>
    <w:rsid w:val="00F94012"/>
    <w:rsid w:val="00FC09D2"/>
    <w:rsid w:val="00FE2B6C"/>
    <w:rsid w:val="00FE2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D40CE"/>
  <w15:chartTrackingRefBased/>
  <w15:docId w15:val="{D2E730FF-ED6C-4F25-9DD2-A5632712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649A"/>
  </w:style>
  <w:style w:type="paragraph" w:styleId="Heading1">
    <w:name w:val="heading 1"/>
    <w:basedOn w:val="Normal"/>
    <w:next w:val="Normal"/>
    <w:link w:val="Heading1Char"/>
    <w:uiPriority w:val="9"/>
    <w:qFormat/>
    <w:rsid w:val="00DC649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C649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C649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C649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C649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C649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C649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C649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C649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B74"/>
    <w:pPr>
      <w:ind w:left="720"/>
      <w:contextualSpacing/>
    </w:pPr>
  </w:style>
  <w:style w:type="character" w:customStyle="1" w:styleId="Heading1Char">
    <w:name w:val="Heading 1 Char"/>
    <w:basedOn w:val="DefaultParagraphFont"/>
    <w:link w:val="Heading1"/>
    <w:uiPriority w:val="9"/>
    <w:rsid w:val="00DC649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C649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C649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C649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C649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C649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C649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C649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C649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C649A"/>
    <w:pPr>
      <w:spacing w:line="240" w:lineRule="auto"/>
    </w:pPr>
    <w:rPr>
      <w:b/>
      <w:bCs/>
      <w:smallCaps/>
      <w:color w:val="595959" w:themeColor="text1" w:themeTint="A6"/>
    </w:rPr>
  </w:style>
  <w:style w:type="paragraph" w:styleId="Title">
    <w:name w:val="Title"/>
    <w:basedOn w:val="Normal"/>
    <w:next w:val="Normal"/>
    <w:link w:val="TitleChar"/>
    <w:uiPriority w:val="10"/>
    <w:qFormat/>
    <w:rsid w:val="00DC649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C649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C649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C649A"/>
    <w:rPr>
      <w:rFonts w:asciiTheme="majorHAnsi" w:eastAsiaTheme="majorEastAsia" w:hAnsiTheme="majorHAnsi" w:cstheme="majorBidi"/>
      <w:sz w:val="30"/>
      <w:szCs w:val="30"/>
    </w:rPr>
  </w:style>
  <w:style w:type="character" w:styleId="Strong">
    <w:name w:val="Strong"/>
    <w:basedOn w:val="DefaultParagraphFont"/>
    <w:uiPriority w:val="22"/>
    <w:qFormat/>
    <w:rsid w:val="00DC649A"/>
    <w:rPr>
      <w:b/>
      <w:bCs/>
    </w:rPr>
  </w:style>
  <w:style w:type="character" w:styleId="Emphasis">
    <w:name w:val="Emphasis"/>
    <w:basedOn w:val="DefaultParagraphFont"/>
    <w:uiPriority w:val="20"/>
    <w:qFormat/>
    <w:rsid w:val="00DC649A"/>
    <w:rPr>
      <w:i/>
      <w:iCs/>
      <w:color w:val="70AD47" w:themeColor="accent6"/>
    </w:rPr>
  </w:style>
  <w:style w:type="paragraph" w:styleId="NoSpacing">
    <w:name w:val="No Spacing"/>
    <w:uiPriority w:val="1"/>
    <w:qFormat/>
    <w:rsid w:val="00DC649A"/>
    <w:pPr>
      <w:spacing w:after="0" w:line="240" w:lineRule="auto"/>
    </w:pPr>
  </w:style>
  <w:style w:type="paragraph" w:styleId="Quote">
    <w:name w:val="Quote"/>
    <w:basedOn w:val="Normal"/>
    <w:next w:val="Normal"/>
    <w:link w:val="QuoteChar"/>
    <w:uiPriority w:val="29"/>
    <w:qFormat/>
    <w:rsid w:val="00DC649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C649A"/>
    <w:rPr>
      <w:i/>
      <w:iCs/>
      <w:color w:val="262626" w:themeColor="text1" w:themeTint="D9"/>
    </w:rPr>
  </w:style>
  <w:style w:type="paragraph" w:styleId="IntenseQuote">
    <w:name w:val="Intense Quote"/>
    <w:basedOn w:val="Normal"/>
    <w:next w:val="Normal"/>
    <w:link w:val="IntenseQuoteChar"/>
    <w:uiPriority w:val="30"/>
    <w:qFormat/>
    <w:rsid w:val="00DC649A"/>
    <w:pPr>
      <w:spacing w:before="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C649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C649A"/>
    <w:rPr>
      <w:i/>
      <w:iCs/>
    </w:rPr>
  </w:style>
  <w:style w:type="character" w:styleId="IntenseEmphasis">
    <w:name w:val="Intense Emphasis"/>
    <w:basedOn w:val="DefaultParagraphFont"/>
    <w:uiPriority w:val="21"/>
    <w:qFormat/>
    <w:rsid w:val="00DC649A"/>
    <w:rPr>
      <w:b/>
      <w:bCs/>
      <w:i/>
      <w:iCs/>
    </w:rPr>
  </w:style>
  <w:style w:type="character" w:styleId="SubtleReference">
    <w:name w:val="Subtle Reference"/>
    <w:basedOn w:val="DefaultParagraphFont"/>
    <w:uiPriority w:val="31"/>
    <w:qFormat/>
    <w:rsid w:val="00DC649A"/>
    <w:rPr>
      <w:smallCaps/>
      <w:color w:val="595959" w:themeColor="text1" w:themeTint="A6"/>
    </w:rPr>
  </w:style>
  <w:style w:type="character" w:styleId="IntenseReference">
    <w:name w:val="Intense Reference"/>
    <w:basedOn w:val="DefaultParagraphFont"/>
    <w:uiPriority w:val="32"/>
    <w:qFormat/>
    <w:rsid w:val="00DC649A"/>
    <w:rPr>
      <w:b/>
      <w:bCs/>
      <w:smallCaps/>
      <w:color w:val="70AD47" w:themeColor="accent6"/>
    </w:rPr>
  </w:style>
  <w:style w:type="character" w:styleId="BookTitle">
    <w:name w:val="Book Title"/>
    <w:basedOn w:val="DefaultParagraphFont"/>
    <w:uiPriority w:val="33"/>
    <w:qFormat/>
    <w:rsid w:val="00DC649A"/>
    <w:rPr>
      <w:b/>
      <w:bCs/>
      <w:caps w:val="0"/>
      <w:smallCaps/>
      <w:spacing w:val="7"/>
      <w:sz w:val="21"/>
      <w:szCs w:val="21"/>
    </w:rPr>
  </w:style>
  <w:style w:type="paragraph" w:styleId="TOCHeading">
    <w:name w:val="TOC Heading"/>
    <w:basedOn w:val="Heading1"/>
    <w:next w:val="Normal"/>
    <w:uiPriority w:val="39"/>
    <w:unhideWhenUsed/>
    <w:qFormat/>
    <w:rsid w:val="00DC649A"/>
    <w:pPr>
      <w:outlineLvl w:val="9"/>
    </w:pPr>
  </w:style>
  <w:style w:type="paragraph" w:styleId="Header">
    <w:name w:val="header"/>
    <w:basedOn w:val="Normal"/>
    <w:link w:val="HeaderChar"/>
    <w:uiPriority w:val="99"/>
    <w:unhideWhenUsed/>
    <w:rsid w:val="00156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343"/>
  </w:style>
  <w:style w:type="paragraph" w:styleId="Footer">
    <w:name w:val="footer"/>
    <w:basedOn w:val="Normal"/>
    <w:link w:val="FooterChar"/>
    <w:uiPriority w:val="99"/>
    <w:unhideWhenUsed/>
    <w:rsid w:val="00156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343"/>
  </w:style>
  <w:style w:type="character" w:customStyle="1" w:styleId="highlight">
    <w:name w:val="highlight"/>
    <w:basedOn w:val="DefaultParagraphFont"/>
    <w:rsid w:val="00CC020A"/>
  </w:style>
  <w:style w:type="character" w:styleId="Hyperlink">
    <w:name w:val="Hyperlink"/>
    <w:basedOn w:val="DefaultParagraphFont"/>
    <w:uiPriority w:val="99"/>
    <w:unhideWhenUsed/>
    <w:rsid w:val="001629F2"/>
    <w:rPr>
      <w:color w:val="0000FF"/>
      <w:u w:val="single"/>
    </w:rPr>
  </w:style>
  <w:style w:type="character" w:customStyle="1" w:styleId="UnresolvedMention1">
    <w:name w:val="Unresolved Mention1"/>
    <w:basedOn w:val="DefaultParagraphFont"/>
    <w:uiPriority w:val="99"/>
    <w:semiHidden/>
    <w:unhideWhenUsed/>
    <w:rsid w:val="00960B54"/>
    <w:rPr>
      <w:color w:val="605E5C"/>
      <w:shd w:val="clear" w:color="auto" w:fill="E1DFDD"/>
    </w:rPr>
  </w:style>
  <w:style w:type="character" w:styleId="CommentReference">
    <w:name w:val="annotation reference"/>
    <w:basedOn w:val="DefaultParagraphFont"/>
    <w:uiPriority w:val="99"/>
    <w:semiHidden/>
    <w:unhideWhenUsed/>
    <w:rsid w:val="00681546"/>
    <w:rPr>
      <w:sz w:val="16"/>
      <w:szCs w:val="16"/>
    </w:rPr>
  </w:style>
  <w:style w:type="paragraph" w:styleId="CommentText">
    <w:name w:val="annotation text"/>
    <w:basedOn w:val="Normal"/>
    <w:link w:val="CommentTextChar"/>
    <w:uiPriority w:val="99"/>
    <w:semiHidden/>
    <w:unhideWhenUsed/>
    <w:rsid w:val="00681546"/>
    <w:pPr>
      <w:spacing w:line="240" w:lineRule="auto"/>
    </w:pPr>
    <w:rPr>
      <w:sz w:val="20"/>
      <w:szCs w:val="20"/>
    </w:rPr>
  </w:style>
  <w:style w:type="character" w:customStyle="1" w:styleId="CommentTextChar">
    <w:name w:val="Comment Text Char"/>
    <w:basedOn w:val="DefaultParagraphFont"/>
    <w:link w:val="CommentText"/>
    <w:uiPriority w:val="99"/>
    <w:semiHidden/>
    <w:rsid w:val="00681546"/>
    <w:rPr>
      <w:sz w:val="20"/>
      <w:szCs w:val="20"/>
    </w:rPr>
  </w:style>
  <w:style w:type="paragraph" w:styleId="CommentSubject">
    <w:name w:val="annotation subject"/>
    <w:basedOn w:val="CommentText"/>
    <w:next w:val="CommentText"/>
    <w:link w:val="CommentSubjectChar"/>
    <w:uiPriority w:val="99"/>
    <w:semiHidden/>
    <w:unhideWhenUsed/>
    <w:rsid w:val="00681546"/>
    <w:rPr>
      <w:b/>
      <w:bCs/>
    </w:rPr>
  </w:style>
  <w:style w:type="character" w:customStyle="1" w:styleId="CommentSubjectChar">
    <w:name w:val="Comment Subject Char"/>
    <w:basedOn w:val="CommentTextChar"/>
    <w:link w:val="CommentSubject"/>
    <w:uiPriority w:val="99"/>
    <w:semiHidden/>
    <w:rsid w:val="00681546"/>
    <w:rPr>
      <w:b/>
      <w:bCs/>
      <w:sz w:val="20"/>
      <w:szCs w:val="20"/>
    </w:rPr>
  </w:style>
  <w:style w:type="paragraph" w:styleId="BalloonText">
    <w:name w:val="Balloon Text"/>
    <w:basedOn w:val="Normal"/>
    <w:link w:val="BalloonTextChar"/>
    <w:uiPriority w:val="99"/>
    <w:semiHidden/>
    <w:unhideWhenUsed/>
    <w:rsid w:val="006815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546"/>
    <w:rPr>
      <w:rFonts w:ascii="Segoe UI" w:hAnsi="Segoe UI" w:cs="Segoe UI"/>
      <w:sz w:val="18"/>
      <w:szCs w:val="18"/>
    </w:rPr>
  </w:style>
  <w:style w:type="character" w:styleId="UnresolvedMention">
    <w:name w:val="Unresolved Mention"/>
    <w:basedOn w:val="DefaultParagraphFont"/>
    <w:uiPriority w:val="99"/>
    <w:semiHidden/>
    <w:unhideWhenUsed/>
    <w:rsid w:val="00C3705E"/>
    <w:rPr>
      <w:color w:val="605E5C"/>
      <w:shd w:val="clear" w:color="auto" w:fill="E1DFDD"/>
    </w:rPr>
  </w:style>
  <w:style w:type="paragraph" w:styleId="Bibliography">
    <w:name w:val="Bibliography"/>
    <w:basedOn w:val="Normal"/>
    <w:next w:val="Normal"/>
    <w:uiPriority w:val="37"/>
    <w:unhideWhenUsed/>
    <w:rsid w:val="00D03966"/>
  </w:style>
  <w:style w:type="paragraph" w:styleId="TOC1">
    <w:name w:val="toc 1"/>
    <w:basedOn w:val="Normal"/>
    <w:next w:val="Normal"/>
    <w:autoRedefine/>
    <w:uiPriority w:val="39"/>
    <w:unhideWhenUsed/>
    <w:rsid w:val="00093ACB"/>
    <w:pPr>
      <w:spacing w:after="100"/>
    </w:pPr>
  </w:style>
  <w:style w:type="paragraph" w:styleId="TOC2">
    <w:name w:val="toc 2"/>
    <w:basedOn w:val="Normal"/>
    <w:next w:val="Normal"/>
    <w:autoRedefine/>
    <w:uiPriority w:val="39"/>
    <w:unhideWhenUsed/>
    <w:rsid w:val="00FE2B6C"/>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2400">
      <w:bodyDiv w:val="1"/>
      <w:marLeft w:val="0"/>
      <w:marRight w:val="0"/>
      <w:marTop w:val="0"/>
      <w:marBottom w:val="0"/>
      <w:divBdr>
        <w:top w:val="none" w:sz="0" w:space="0" w:color="auto"/>
        <w:left w:val="none" w:sz="0" w:space="0" w:color="auto"/>
        <w:bottom w:val="none" w:sz="0" w:space="0" w:color="auto"/>
        <w:right w:val="none" w:sz="0" w:space="0" w:color="auto"/>
      </w:divBdr>
    </w:div>
    <w:div w:id="20060829">
      <w:bodyDiv w:val="1"/>
      <w:marLeft w:val="0"/>
      <w:marRight w:val="0"/>
      <w:marTop w:val="0"/>
      <w:marBottom w:val="0"/>
      <w:divBdr>
        <w:top w:val="none" w:sz="0" w:space="0" w:color="auto"/>
        <w:left w:val="none" w:sz="0" w:space="0" w:color="auto"/>
        <w:bottom w:val="none" w:sz="0" w:space="0" w:color="auto"/>
        <w:right w:val="none" w:sz="0" w:space="0" w:color="auto"/>
      </w:divBdr>
    </w:div>
    <w:div w:id="33386697">
      <w:bodyDiv w:val="1"/>
      <w:marLeft w:val="0"/>
      <w:marRight w:val="0"/>
      <w:marTop w:val="0"/>
      <w:marBottom w:val="0"/>
      <w:divBdr>
        <w:top w:val="none" w:sz="0" w:space="0" w:color="auto"/>
        <w:left w:val="none" w:sz="0" w:space="0" w:color="auto"/>
        <w:bottom w:val="none" w:sz="0" w:space="0" w:color="auto"/>
        <w:right w:val="none" w:sz="0" w:space="0" w:color="auto"/>
      </w:divBdr>
    </w:div>
    <w:div w:id="38750320">
      <w:bodyDiv w:val="1"/>
      <w:marLeft w:val="0"/>
      <w:marRight w:val="0"/>
      <w:marTop w:val="0"/>
      <w:marBottom w:val="0"/>
      <w:divBdr>
        <w:top w:val="none" w:sz="0" w:space="0" w:color="auto"/>
        <w:left w:val="none" w:sz="0" w:space="0" w:color="auto"/>
        <w:bottom w:val="none" w:sz="0" w:space="0" w:color="auto"/>
        <w:right w:val="none" w:sz="0" w:space="0" w:color="auto"/>
      </w:divBdr>
    </w:div>
    <w:div w:id="68815267">
      <w:bodyDiv w:val="1"/>
      <w:marLeft w:val="0"/>
      <w:marRight w:val="0"/>
      <w:marTop w:val="0"/>
      <w:marBottom w:val="0"/>
      <w:divBdr>
        <w:top w:val="none" w:sz="0" w:space="0" w:color="auto"/>
        <w:left w:val="none" w:sz="0" w:space="0" w:color="auto"/>
        <w:bottom w:val="none" w:sz="0" w:space="0" w:color="auto"/>
        <w:right w:val="none" w:sz="0" w:space="0" w:color="auto"/>
      </w:divBdr>
    </w:div>
    <w:div w:id="86997785">
      <w:bodyDiv w:val="1"/>
      <w:marLeft w:val="0"/>
      <w:marRight w:val="0"/>
      <w:marTop w:val="0"/>
      <w:marBottom w:val="0"/>
      <w:divBdr>
        <w:top w:val="none" w:sz="0" w:space="0" w:color="auto"/>
        <w:left w:val="none" w:sz="0" w:space="0" w:color="auto"/>
        <w:bottom w:val="none" w:sz="0" w:space="0" w:color="auto"/>
        <w:right w:val="none" w:sz="0" w:space="0" w:color="auto"/>
      </w:divBdr>
    </w:div>
    <w:div w:id="115224942">
      <w:bodyDiv w:val="1"/>
      <w:marLeft w:val="0"/>
      <w:marRight w:val="0"/>
      <w:marTop w:val="0"/>
      <w:marBottom w:val="0"/>
      <w:divBdr>
        <w:top w:val="none" w:sz="0" w:space="0" w:color="auto"/>
        <w:left w:val="none" w:sz="0" w:space="0" w:color="auto"/>
        <w:bottom w:val="none" w:sz="0" w:space="0" w:color="auto"/>
        <w:right w:val="none" w:sz="0" w:space="0" w:color="auto"/>
      </w:divBdr>
    </w:div>
    <w:div w:id="128279233">
      <w:bodyDiv w:val="1"/>
      <w:marLeft w:val="0"/>
      <w:marRight w:val="0"/>
      <w:marTop w:val="0"/>
      <w:marBottom w:val="0"/>
      <w:divBdr>
        <w:top w:val="none" w:sz="0" w:space="0" w:color="auto"/>
        <w:left w:val="none" w:sz="0" w:space="0" w:color="auto"/>
        <w:bottom w:val="none" w:sz="0" w:space="0" w:color="auto"/>
        <w:right w:val="none" w:sz="0" w:space="0" w:color="auto"/>
      </w:divBdr>
    </w:div>
    <w:div w:id="148518311">
      <w:bodyDiv w:val="1"/>
      <w:marLeft w:val="0"/>
      <w:marRight w:val="0"/>
      <w:marTop w:val="0"/>
      <w:marBottom w:val="0"/>
      <w:divBdr>
        <w:top w:val="none" w:sz="0" w:space="0" w:color="auto"/>
        <w:left w:val="none" w:sz="0" w:space="0" w:color="auto"/>
        <w:bottom w:val="none" w:sz="0" w:space="0" w:color="auto"/>
        <w:right w:val="none" w:sz="0" w:space="0" w:color="auto"/>
      </w:divBdr>
    </w:div>
    <w:div w:id="149761345">
      <w:bodyDiv w:val="1"/>
      <w:marLeft w:val="0"/>
      <w:marRight w:val="0"/>
      <w:marTop w:val="0"/>
      <w:marBottom w:val="0"/>
      <w:divBdr>
        <w:top w:val="none" w:sz="0" w:space="0" w:color="auto"/>
        <w:left w:val="none" w:sz="0" w:space="0" w:color="auto"/>
        <w:bottom w:val="none" w:sz="0" w:space="0" w:color="auto"/>
        <w:right w:val="none" w:sz="0" w:space="0" w:color="auto"/>
      </w:divBdr>
    </w:div>
    <w:div w:id="168327435">
      <w:bodyDiv w:val="1"/>
      <w:marLeft w:val="0"/>
      <w:marRight w:val="0"/>
      <w:marTop w:val="0"/>
      <w:marBottom w:val="0"/>
      <w:divBdr>
        <w:top w:val="none" w:sz="0" w:space="0" w:color="auto"/>
        <w:left w:val="none" w:sz="0" w:space="0" w:color="auto"/>
        <w:bottom w:val="none" w:sz="0" w:space="0" w:color="auto"/>
        <w:right w:val="none" w:sz="0" w:space="0" w:color="auto"/>
      </w:divBdr>
    </w:div>
    <w:div w:id="246621594">
      <w:bodyDiv w:val="1"/>
      <w:marLeft w:val="0"/>
      <w:marRight w:val="0"/>
      <w:marTop w:val="0"/>
      <w:marBottom w:val="0"/>
      <w:divBdr>
        <w:top w:val="none" w:sz="0" w:space="0" w:color="auto"/>
        <w:left w:val="none" w:sz="0" w:space="0" w:color="auto"/>
        <w:bottom w:val="none" w:sz="0" w:space="0" w:color="auto"/>
        <w:right w:val="none" w:sz="0" w:space="0" w:color="auto"/>
      </w:divBdr>
    </w:div>
    <w:div w:id="319625581">
      <w:bodyDiv w:val="1"/>
      <w:marLeft w:val="0"/>
      <w:marRight w:val="0"/>
      <w:marTop w:val="0"/>
      <w:marBottom w:val="0"/>
      <w:divBdr>
        <w:top w:val="none" w:sz="0" w:space="0" w:color="auto"/>
        <w:left w:val="none" w:sz="0" w:space="0" w:color="auto"/>
        <w:bottom w:val="none" w:sz="0" w:space="0" w:color="auto"/>
        <w:right w:val="none" w:sz="0" w:space="0" w:color="auto"/>
      </w:divBdr>
    </w:div>
    <w:div w:id="337118953">
      <w:bodyDiv w:val="1"/>
      <w:marLeft w:val="0"/>
      <w:marRight w:val="0"/>
      <w:marTop w:val="0"/>
      <w:marBottom w:val="0"/>
      <w:divBdr>
        <w:top w:val="none" w:sz="0" w:space="0" w:color="auto"/>
        <w:left w:val="none" w:sz="0" w:space="0" w:color="auto"/>
        <w:bottom w:val="none" w:sz="0" w:space="0" w:color="auto"/>
        <w:right w:val="none" w:sz="0" w:space="0" w:color="auto"/>
      </w:divBdr>
    </w:div>
    <w:div w:id="361050483">
      <w:bodyDiv w:val="1"/>
      <w:marLeft w:val="0"/>
      <w:marRight w:val="0"/>
      <w:marTop w:val="0"/>
      <w:marBottom w:val="0"/>
      <w:divBdr>
        <w:top w:val="none" w:sz="0" w:space="0" w:color="auto"/>
        <w:left w:val="none" w:sz="0" w:space="0" w:color="auto"/>
        <w:bottom w:val="none" w:sz="0" w:space="0" w:color="auto"/>
        <w:right w:val="none" w:sz="0" w:space="0" w:color="auto"/>
      </w:divBdr>
    </w:div>
    <w:div w:id="372199170">
      <w:bodyDiv w:val="1"/>
      <w:marLeft w:val="0"/>
      <w:marRight w:val="0"/>
      <w:marTop w:val="0"/>
      <w:marBottom w:val="0"/>
      <w:divBdr>
        <w:top w:val="none" w:sz="0" w:space="0" w:color="auto"/>
        <w:left w:val="none" w:sz="0" w:space="0" w:color="auto"/>
        <w:bottom w:val="none" w:sz="0" w:space="0" w:color="auto"/>
        <w:right w:val="none" w:sz="0" w:space="0" w:color="auto"/>
      </w:divBdr>
    </w:div>
    <w:div w:id="375354525">
      <w:bodyDiv w:val="1"/>
      <w:marLeft w:val="0"/>
      <w:marRight w:val="0"/>
      <w:marTop w:val="0"/>
      <w:marBottom w:val="0"/>
      <w:divBdr>
        <w:top w:val="none" w:sz="0" w:space="0" w:color="auto"/>
        <w:left w:val="none" w:sz="0" w:space="0" w:color="auto"/>
        <w:bottom w:val="none" w:sz="0" w:space="0" w:color="auto"/>
        <w:right w:val="none" w:sz="0" w:space="0" w:color="auto"/>
      </w:divBdr>
    </w:div>
    <w:div w:id="378356737">
      <w:bodyDiv w:val="1"/>
      <w:marLeft w:val="0"/>
      <w:marRight w:val="0"/>
      <w:marTop w:val="0"/>
      <w:marBottom w:val="0"/>
      <w:divBdr>
        <w:top w:val="none" w:sz="0" w:space="0" w:color="auto"/>
        <w:left w:val="none" w:sz="0" w:space="0" w:color="auto"/>
        <w:bottom w:val="none" w:sz="0" w:space="0" w:color="auto"/>
        <w:right w:val="none" w:sz="0" w:space="0" w:color="auto"/>
      </w:divBdr>
    </w:div>
    <w:div w:id="409742362">
      <w:bodyDiv w:val="1"/>
      <w:marLeft w:val="0"/>
      <w:marRight w:val="0"/>
      <w:marTop w:val="0"/>
      <w:marBottom w:val="0"/>
      <w:divBdr>
        <w:top w:val="none" w:sz="0" w:space="0" w:color="auto"/>
        <w:left w:val="none" w:sz="0" w:space="0" w:color="auto"/>
        <w:bottom w:val="none" w:sz="0" w:space="0" w:color="auto"/>
        <w:right w:val="none" w:sz="0" w:space="0" w:color="auto"/>
      </w:divBdr>
    </w:div>
    <w:div w:id="451561882">
      <w:bodyDiv w:val="1"/>
      <w:marLeft w:val="0"/>
      <w:marRight w:val="0"/>
      <w:marTop w:val="0"/>
      <w:marBottom w:val="0"/>
      <w:divBdr>
        <w:top w:val="none" w:sz="0" w:space="0" w:color="auto"/>
        <w:left w:val="none" w:sz="0" w:space="0" w:color="auto"/>
        <w:bottom w:val="none" w:sz="0" w:space="0" w:color="auto"/>
        <w:right w:val="none" w:sz="0" w:space="0" w:color="auto"/>
      </w:divBdr>
    </w:div>
    <w:div w:id="520321986">
      <w:bodyDiv w:val="1"/>
      <w:marLeft w:val="0"/>
      <w:marRight w:val="0"/>
      <w:marTop w:val="0"/>
      <w:marBottom w:val="0"/>
      <w:divBdr>
        <w:top w:val="none" w:sz="0" w:space="0" w:color="auto"/>
        <w:left w:val="none" w:sz="0" w:space="0" w:color="auto"/>
        <w:bottom w:val="none" w:sz="0" w:space="0" w:color="auto"/>
        <w:right w:val="none" w:sz="0" w:space="0" w:color="auto"/>
      </w:divBdr>
    </w:div>
    <w:div w:id="567618681">
      <w:bodyDiv w:val="1"/>
      <w:marLeft w:val="0"/>
      <w:marRight w:val="0"/>
      <w:marTop w:val="0"/>
      <w:marBottom w:val="0"/>
      <w:divBdr>
        <w:top w:val="none" w:sz="0" w:space="0" w:color="auto"/>
        <w:left w:val="none" w:sz="0" w:space="0" w:color="auto"/>
        <w:bottom w:val="none" w:sz="0" w:space="0" w:color="auto"/>
        <w:right w:val="none" w:sz="0" w:space="0" w:color="auto"/>
      </w:divBdr>
    </w:div>
    <w:div w:id="580064078">
      <w:bodyDiv w:val="1"/>
      <w:marLeft w:val="0"/>
      <w:marRight w:val="0"/>
      <w:marTop w:val="0"/>
      <w:marBottom w:val="0"/>
      <w:divBdr>
        <w:top w:val="none" w:sz="0" w:space="0" w:color="auto"/>
        <w:left w:val="none" w:sz="0" w:space="0" w:color="auto"/>
        <w:bottom w:val="none" w:sz="0" w:space="0" w:color="auto"/>
        <w:right w:val="none" w:sz="0" w:space="0" w:color="auto"/>
      </w:divBdr>
    </w:div>
    <w:div w:id="656612262">
      <w:bodyDiv w:val="1"/>
      <w:marLeft w:val="0"/>
      <w:marRight w:val="0"/>
      <w:marTop w:val="0"/>
      <w:marBottom w:val="0"/>
      <w:divBdr>
        <w:top w:val="none" w:sz="0" w:space="0" w:color="auto"/>
        <w:left w:val="none" w:sz="0" w:space="0" w:color="auto"/>
        <w:bottom w:val="none" w:sz="0" w:space="0" w:color="auto"/>
        <w:right w:val="none" w:sz="0" w:space="0" w:color="auto"/>
      </w:divBdr>
    </w:div>
    <w:div w:id="701170406">
      <w:bodyDiv w:val="1"/>
      <w:marLeft w:val="0"/>
      <w:marRight w:val="0"/>
      <w:marTop w:val="0"/>
      <w:marBottom w:val="0"/>
      <w:divBdr>
        <w:top w:val="none" w:sz="0" w:space="0" w:color="auto"/>
        <w:left w:val="none" w:sz="0" w:space="0" w:color="auto"/>
        <w:bottom w:val="none" w:sz="0" w:space="0" w:color="auto"/>
        <w:right w:val="none" w:sz="0" w:space="0" w:color="auto"/>
      </w:divBdr>
    </w:div>
    <w:div w:id="741564310">
      <w:bodyDiv w:val="1"/>
      <w:marLeft w:val="0"/>
      <w:marRight w:val="0"/>
      <w:marTop w:val="0"/>
      <w:marBottom w:val="0"/>
      <w:divBdr>
        <w:top w:val="none" w:sz="0" w:space="0" w:color="auto"/>
        <w:left w:val="none" w:sz="0" w:space="0" w:color="auto"/>
        <w:bottom w:val="none" w:sz="0" w:space="0" w:color="auto"/>
        <w:right w:val="none" w:sz="0" w:space="0" w:color="auto"/>
      </w:divBdr>
    </w:div>
    <w:div w:id="752236240">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079450">
      <w:bodyDiv w:val="1"/>
      <w:marLeft w:val="0"/>
      <w:marRight w:val="0"/>
      <w:marTop w:val="0"/>
      <w:marBottom w:val="0"/>
      <w:divBdr>
        <w:top w:val="none" w:sz="0" w:space="0" w:color="auto"/>
        <w:left w:val="none" w:sz="0" w:space="0" w:color="auto"/>
        <w:bottom w:val="none" w:sz="0" w:space="0" w:color="auto"/>
        <w:right w:val="none" w:sz="0" w:space="0" w:color="auto"/>
      </w:divBdr>
    </w:div>
    <w:div w:id="793644788">
      <w:bodyDiv w:val="1"/>
      <w:marLeft w:val="0"/>
      <w:marRight w:val="0"/>
      <w:marTop w:val="0"/>
      <w:marBottom w:val="0"/>
      <w:divBdr>
        <w:top w:val="none" w:sz="0" w:space="0" w:color="auto"/>
        <w:left w:val="none" w:sz="0" w:space="0" w:color="auto"/>
        <w:bottom w:val="none" w:sz="0" w:space="0" w:color="auto"/>
        <w:right w:val="none" w:sz="0" w:space="0" w:color="auto"/>
      </w:divBdr>
    </w:div>
    <w:div w:id="849027800">
      <w:bodyDiv w:val="1"/>
      <w:marLeft w:val="0"/>
      <w:marRight w:val="0"/>
      <w:marTop w:val="0"/>
      <w:marBottom w:val="0"/>
      <w:divBdr>
        <w:top w:val="none" w:sz="0" w:space="0" w:color="auto"/>
        <w:left w:val="none" w:sz="0" w:space="0" w:color="auto"/>
        <w:bottom w:val="none" w:sz="0" w:space="0" w:color="auto"/>
        <w:right w:val="none" w:sz="0" w:space="0" w:color="auto"/>
      </w:divBdr>
    </w:div>
    <w:div w:id="863597262">
      <w:bodyDiv w:val="1"/>
      <w:marLeft w:val="0"/>
      <w:marRight w:val="0"/>
      <w:marTop w:val="0"/>
      <w:marBottom w:val="0"/>
      <w:divBdr>
        <w:top w:val="none" w:sz="0" w:space="0" w:color="auto"/>
        <w:left w:val="none" w:sz="0" w:space="0" w:color="auto"/>
        <w:bottom w:val="none" w:sz="0" w:space="0" w:color="auto"/>
        <w:right w:val="none" w:sz="0" w:space="0" w:color="auto"/>
      </w:divBdr>
    </w:div>
    <w:div w:id="868687125">
      <w:bodyDiv w:val="1"/>
      <w:marLeft w:val="0"/>
      <w:marRight w:val="0"/>
      <w:marTop w:val="0"/>
      <w:marBottom w:val="0"/>
      <w:divBdr>
        <w:top w:val="none" w:sz="0" w:space="0" w:color="auto"/>
        <w:left w:val="none" w:sz="0" w:space="0" w:color="auto"/>
        <w:bottom w:val="none" w:sz="0" w:space="0" w:color="auto"/>
        <w:right w:val="none" w:sz="0" w:space="0" w:color="auto"/>
      </w:divBdr>
    </w:div>
    <w:div w:id="875628028">
      <w:bodyDiv w:val="1"/>
      <w:marLeft w:val="0"/>
      <w:marRight w:val="0"/>
      <w:marTop w:val="0"/>
      <w:marBottom w:val="0"/>
      <w:divBdr>
        <w:top w:val="none" w:sz="0" w:space="0" w:color="auto"/>
        <w:left w:val="none" w:sz="0" w:space="0" w:color="auto"/>
        <w:bottom w:val="none" w:sz="0" w:space="0" w:color="auto"/>
        <w:right w:val="none" w:sz="0" w:space="0" w:color="auto"/>
      </w:divBdr>
    </w:div>
    <w:div w:id="891381368">
      <w:bodyDiv w:val="1"/>
      <w:marLeft w:val="0"/>
      <w:marRight w:val="0"/>
      <w:marTop w:val="0"/>
      <w:marBottom w:val="0"/>
      <w:divBdr>
        <w:top w:val="none" w:sz="0" w:space="0" w:color="auto"/>
        <w:left w:val="none" w:sz="0" w:space="0" w:color="auto"/>
        <w:bottom w:val="none" w:sz="0" w:space="0" w:color="auto"/>
        <w:right w:val="none" w:sz="0" w:space="0" w:color="auto"/>
      </w:divBdr>
    </w:div>
    <w:div w:id="912740742">
      <w:bodyDiv w:val="1"/>
      <w:marLeft w:val="0"/>
      <w:marRight w:val="0"/>
      <w:marTop w:val="0"/>
      <w:marBottom w:val="0"/>
      <w:divBdr>
        <w:top w:val="none" w:sz="0" w:space="0" w:color="auto"/>
        <w:left w:val="none" w:sz="0" w:space="0" w:color="auto"/>
        <w:bottom w:val="none" w:sz="0" w:space="0" w:color="auto"/>
        <w:right w:val="none" w:sz="0" w:space="0" w:color="auto"/>
      </w:divBdr>
    </w:div>
    <w:div w:id="937837720">
      <w:bodyDiv w:val="1"/>
      <w:marLeft w:val="0"/>
      <w:marRight w:val="0"/>
      <w:marTop w:val="0"/>
      <w:marBottom w:val="0"/>
      <w:divBdr>
        <w:top w:val="none" w:sz="0" w:space="0" w:color="auto"/>
        <w:left w:val="none" w:sz="0" w:space="0" w:color="auto"/>
        <w:bottom w:val="none" w:sz="0" w:space="0" w:color="auto"/>
        <w:right w:val="none" w:sz="0" w:space="0" w:color="auto"/>
      </w:divBdr>
    </w:div>
    <w:div w:id="958145670">
      <w:bodyDiv w:val="1"/>
      <w:marLeft w:val="0"/>
      <w:marRight w:val="0"/>
      <w:marTop w:val="0"/>
      <w:marBottom w:val="0"/>
      <w:divBdr>
        <w:top w:val="none" w:sz="0" w:space="0" w:color="auto"/>
        <w:left w:val="none" w:sz="0" w:space="0" w:color="auto"/>
        <w:bottom w:val="none" w:sz="0" w:space="0" w:color="auto"/>
        <w:right w:val="none" w:sz="0" w:space="0" w:color="auto"/>
      </w:divBdr>
    </w:div>
    <w:div w:id="977995586">
      <w:bodyDiv w:val="1"/>
      <w:marLeft w:val="0"/>
      <w:marRight w:val="0"/>
      <w:marTop w:val="0"/>
      <w:marBottom w:val="0"/>
      <w:divBdr>
        <w:top w:val="none" w:sz="0" w:space="0" w:color="auto"/>
        <w:left w:val="none" w:sz="0" w:space="0" w:color="auto"/>
        <w:bottom w:val="none" w:sz="0" w:space="0" w:color="auto"/>
        <w:right w:val="none" w:sz="0" w:space="0" w:color="auto"/>
      </w:divBdr>
    </w:div>
    <w:div w:id="982612790">
      <w:bodyDiv w:val="1"/>
      <w:marLeft w:val="0"/>
      <w:marRight w:val="0"/>
      <w:marTop w:val="0"/>
      <w:marBottom w:val="0"/>
      <w:divBdr>
        <w:top w:val="none" w:sz="0" w:space="0" w:color="auto"/>
        <w:left w:val="none" w:sz="0" w:space="0" w:color="auto"/>
        <w:bottom w:val="none" w:sz="0" w:space="0" w:color="auto"/>
        <w:right w:val="none" w:sz="0" w:space="0" w:color="auto"/>
      </w:divBdr>
    </w:div>
    <w:div w:id="985283338">
      <w:bodyDiv w:val="1"/>
      <w:marLeft w:val="0"/>
      <w:marRight w:val="0"/>
      <w:marTop w:val="0"/>
      <w:marBottom w:val="0"/>
      <w:divBdr>
        <w:top w:val="none" w:sz="0" w:space="0" w:color="auto"/>
        <w:left w:val="none" w:sz="0" w:space="0" w:color="auto"/>
        <w:bottom w:val="none" w:sz="0" w:space="0" w:color="auto"/>
        <w:right w:val="none" w:sz="0" w:space="0" w:color="auto"/>
      </w:divBdr>
    </w:div>
    <w:div w:id="986057163">
      <w:bodyDiv w:val="1"/>
      <w:marLeft w:val="0"/>
      <w:marRight w:val="0"/>
      <w:marTop w:val="0"/>
      <w:marBottom w:val="0"/>
      <w:divBdr>
        <w:top w:val="none" w:sz="0" w:space="0" w:color="auto"/>
        <w:left w:val="none" w:sz="0" w:space="0" w:color="auto"/>
        <w:bottom w:val="none" w:sz="0" w:space="0" w:color="auto"/>
        <w:right w:val="none" w:sz="0" w:space="0" w:color="auto"/>
      </w:divBdr>
    </w:div>
    <w:div w:id="987054379">
      <w:bodyDiv w:val="1"/>
      <w:marLeft w:val="0"/>
      <w:marRight w:val="0"/>
      <w:marTop w:val="0"/>
      <w:marBottom w:val="0"/>
      <w:divBdr>
        <w:top w:val="none" w:sz="0" w:space="0" w:color="auto"/>
        <w:left w:val="none" w:sz="0" w:space="0" w:color="auto"/>
        <w:bottom w:val="none" w:sz="0" w:space="0" w:color="auto"/>
        <w:right w:val="none" w:sz="0" w:space="0" w:color="auto"/>
      </w:divBdr>
    </w:div>
    <w:div w:id="1017076260">
      <w:bodyDiv w:val="1"/>
      <w:marLeft w:val="0"/>
      <w:marRight w:val="0"/>
      <w:marTop w:val="0"/>
      <w:marBottom w:val="0"/>
      <w:divBdr>
        <w:top w:val="none" w:sz="0" w:space="0" w:color="auto"/>
        <w:left w:val="none" w:sz="0" w:space="0" w:color="auto"/>
        <w:bottom w:val="none" w:sz="0" w:space="0" w:color="auto"/>
        <w:right w:val="none" w:sz="0" w:space="0" w:color="auto"/>
      </w:divBdr>
    </w:div>
    <w:div w:id="1034382252">
      <w:bodyDiv w:val="1"/>
      <w:marLeft w:val="0"/>
      <w:marRight w:val="0"/>
      <w:marTop w:val="0"/>
      <w:marBottom w:val="0"/>
      <w:divBdr>
        <w:top w:val="none" w:sz="0" w:space="0" w:color="auto"/>
        <w:left w:val="none" w:sz="0" w:space="0" w:color="auto"/>
        <w:bottom w:val="none" w:sz="0" w:space="0" w:color="auto"/>
        <w:right w:val="none" w:sz="0" w:space="0" w:color="auto"/>
      </w:divBdr>
    </w:div>
    <w:div w:id="1055159597">
      <w:bodyDiv w:val="1"/>
      <w:marLeft w:val="0"/>
      <w:marRight w:val="0"/>
      <w:marTop w:val="0"/>
      <w:marBottom w:val="0"/>
      <w:divBdr>
        <w:top w:val="none" w:sz="0" w:space="0" w:color="auto"/>
        <w:left w:val="none" w:sz="0" w:space="0" w:color="auto"/>
        <w:bottom w:val="none" w:sz="0" w:space="0" w:color="auto"/>
        <w:right w:val="none" w:sz="0" w:space="0" w:color="auto"/>
      </w:divBdr>
    </w:div>
    <w:div w:id="1063528713">
      <w:bodyDiv w:val="1"/>
      <w:marLeft w:val="0"/>
      <w:marRight w:val="0"/>
      <w:marTop w:val="0"/>
      <w:marBottom w:val="0"/>
      <w:divBdr>
        <w:top w:val="none" w:sz="0" w:space="0" w:color="auto"/>
        <w:left w:val="none" w:sz="0" w:space="0" w:color="auto"/>
        <w:bottom w:val="none" w:sz="0" w:space="0" w:color="auto"/>
        <w:right w:val="none" w:sz="0" w:space="0" w:color="auto"/>
      </w:divBdr>
    </w:div>
    <w:div w:id="1113674905">
      <w:bodyDiv w:val="1"/>
      <w:marLeft w:val="0"/>
      <w:marRight w:val="0"/>
      <w:marTop w:val="0"/>
      <w:marBottom w:val="0"/>
      <w:divBdr>
        <w:top w:val="none" w:sz="0" w:space="0" w:color="auto"/>
        <w:left w:val="none" w:sz="0" w:space="0" w:color="auto"/>
        <w:bottom w:val="none" w:sz="0" w:space="0" w:color="auto"/>
        <w:right w:val="none" w:sz="0" w:space="0" w:color="auto"/>
      </w:divBdr>
    </w:div>
    <w:div w:id="1116021950">
      <w:bodyDiv w:val="1"/>
      <w:marLeft w:val="0"/>
      <w:marRight w:val="0"/>
      <w:marTop w:val="0"/>
      <w:marBottom w:val="0"/>
      <w:divBdr>
        <w:top w:val="none" w:sz="0" w:space="0" w:color="auto"/>
        <w:left w:val="none" w:sz="0" w:space="0" w:color="auto"/>
        <w:bottom w:val="none" w:sz="0" w:space="0" w:color="auto"/>
        <w:right w:val="none" w:sz="0" w:space="0" w:color="auto"/>
      </w:divBdr>
    </w:div>
    <w:div w:id="1129395424">
      <w:bodyDiv w:val="1"/>
      <w:marLeft w:val="0"/>
      <w:marRight w:val="0"/>
      <w:marTop w:val="0"/>
      <w:marBottom w:val="0"/>
      <w:divBdr>
        <w:top w:val="none" w:sz="0" w:space="0" w:color="auto"/>
        <w:left w:val="none" w:sz="0" w:space="0" w:color="auto"/>
        <w:bottom w:val="none" w:sz="0" w:space="0" w:color="auto"/>
        <w:right w:val="none" w:sz="0" w:space="0" w:color="auto"/>
      </w:divBdr>
    </w:div>
    <w:div w:id="1140877853">
      <w:bodyDiv w:val="1"/>
      <w:marLeft w:val="0"/>
      <w:marRight w:val="0"/>
      <w:marTop w:val="0"/>
      <w:marBottom w:val="0"/>
      <w:divBdr>
        <w:top w:val="none" w:sz="0" w:space="0" w:color="auto"/>
        <w:left w:val="none" w:sz="0" w:space="0" w:color="auto"/>
        <w:bottom w:val="none" w:sz="0" w:space="0" w:color="auto"/>
        <w:right w:val="none" w:sz="0" w:space="0" w:color="auto"/>
      </w:divBdr>
    </w:div>
    <w:div w:id="1205563658">
      <w:bodyDiv w:val="1"/>
      <w:marLeft w:val="0"/>
      <w:marRight w:val="0"/>
      <w:marTop w:val="0"/>
      <w:marBottom w:val="0"/>
      <w:divBdr>
        <w:top w:val="none" w:sz="0" w:space="0" w:color="auto"/>
        <w:left w:val="none" w:sz="0" w:space="0" w:color="auto"/>
        <w:bottom w:val="none" w:sz="0" w:space="0" w:color="auto"/>
        <w:right w:val="none" w:sz="0" w:space="0" w:color="auto"/>
      </w:divBdr>
    </w:div>
    <w:div w:id="1218315919">
      <w:bodyDiv w:val="1"/>
      <w:marLeft w:val="0"/>
      <w:marRight w:val="0"/>
      <w:marTop w:val="0"/>
      <w:marBottom w:val="0"/>
      <w:divBdr>
        <w:top w:val="none" w:sz="0" w:space="0" w:color="auto"/>
        <w:left w:val="none" w:sz="0" w:space="0" w:color="auto"/>
        <w:bottom w:val="none" w:sz="0" w:space="0" w:color="auto"/>
        <w:right w:val="none" w:sz="0" w:space="0" w:color="auto"/>
      </w:divBdr>
    </w:div>
    <w:div w:id="1270165403">
      <w:bodyDiv w:val="1"/>
      <w:marLeft w:val="0"/>
      <w:marRight w:val="0"/>
      <w:marTop w:val="0"/>
      <w:marBottom w:val="0"/>
      <w:divBdr>
        <w:top w:val="none" w:sz="0" w:space="0" w:color="auto"/>
        <w:left w:val="none" w:sz="0" w:space="0" w:color="auto"/>
        <w:bottom w:val="none" w:sz="0" w:space="0" w:color="auto"/>
        <w:right w:val="none" w:sz="0" w:space="0" w:color="auto"/>
      </w:divBdr>
    </w:div>
    <w:div w:id="1286082767">
      <w:bodyDiv w:val="1"/>
      <w:marLeft w:val="0"/>
      <w:marRight w:val="0"/>
      <w:marTop w:val="0"/>
      <w:marBottom w:val="0"/>
      <w:divBdr>
        <w:top w:val="none" w:sz="0" w:space="0" w:color="auto"/>
        <w:left w:val="none" w:sz="0" w:space="0" w:color="auto"/>
        <w:bottom w:val="none" w:sz="0" w:space="0" w:color="auto"/>
        <w:right w:val="none" w:sz="0" w:space="0" w:color="auto"/>
      </w:divBdr>
    </w:div>
    <w:div w:id="1290404660">
      <w:bodyDiv w:val="1"/>
      <w:marLeft w:val="0"/>
      <w:marRight w:val="0"/>
      <w:marTop w:val="0"/>
      <w:marBottom w:val="0"/>
      <w:divBdr>
        <w:top w:val="none" w:sz="0" w:space="0" w:color="auto"/>
        <w:left w:val="none" w:sz="0" w:space="0" w:color="auto"/>
        <w:bottom w:val="none" w:sz="0" w:space="0" w:color="auto"/>
        <w:right w:val="none" w:sz="0" w:space="0" w:color="auto"/>
      </w:divBdr>
    </w:div>
    <w:div w:id="1307204020">
      <w:bodyDiv w:val="1"/>
      <w:marLeft w:val="0"/>
      <w:marRight w:val="0"/>
      <w:marTop w:val="0"/>
      <w:marBottom w:val="0"/>
      <w:divBdr>
        <w:top w:val="none" w:sz="0" w:space="0" w:color="auto"/>
        <w:left w:val="none" w:sz="0" w:space="0" w:color="auto"/>
        <w:bottom w:val="none" w:sz="0" w:space="0" w:color="auto"/>
        <w:right w:val="none" w:sz="0" w:space="0" w:color="auto"/>
      </w:divBdr>
    </w:div>
    <w:div w:id="1318681551">
      <w:bodyDiv w:val="1"/>
      <w:marLeft w:val="0"/>
      <w:marRight w:val="0"/>
      <w:marTop w:val="0"/>
      <w:marBottom w:val="0"/>
      <w:divBdr>
        <w:top w:val="none" w:sz="0" w:space="0" w:color="auto"/>
        <w:left w:val="none" w:sz="0" w:space="0" w:color="auto"/>
        <w:bottom w:val="none" w:sz="0" w:space="0" w:color="auto"/>
        <w:right w:val="none" w:sz="0" w:space="0" w:color="auto"/>
      </w:divBdr>
    </w:div>
    <w:div w:id="1372730223">
      <w:bodyDiv w:val="1"/>
      <w:marLeft w:val="0"/>
      <w:marRight w:val="0"/>
      <w:marTop w:val="0"/>
      <w:marBottom w:val="0"/>
      <w:divBdr>
        <w:top w:val="none" w:sz="0" w:space="0" w:color="auto"/>
        <w:left w:val="none" w:sz="0" w:space="0" w:color="auto"/>
        <w:bottom w:val="none" w:sz="0" w:space="0" w:color="auto"/>
        <w:right w:val="none" w:sz="0" w:space="0" w:color="auto"/>
      </w:divBdr>
    </w:div>
    <w:div w:id="1419210870">
      <w:bodyDiv w:val="1"/>
      <w:marLeft w:val="0"/>
      <w:marRight w:val="0"/>
      <w:marTop w:val="0"/>
      <w:marBottom w:val="0"/>
      <w:divBdr>
        <w:top w:val="none" w:sz="0" w:space="0" w:color="auto"/>
        <w:left w:val="none" w:sz="0" w:space="0" w:color="auto"/>
        <w:bottom w:val="none" w:sz="0" w:space="0" w:color="auto"/>
        <w:right w:val="none" w:sz="0" w:space="0" w:color="auto"/>
      </w:divBdr>
    </w:div>
    <w:div w:id="1422946806">
      <w:bodyDiv w:val="1"/>
      <w:marLeft w:val="0"/>
      <w:marRight w:val="0"/>
      <w:marTop w:val="0"/>
      <w:marBottom w:val="0"/>
      <w:divBdr>
        <w:top w:val="none" w:sz="0" w:space="0" w:color="auto"/>
        <w:left w:val="none" w:sz="0" w:space="0" w:color="auto"/>
        <w:bottom w:val="none" w:sz="0" w:space="0" w:color="auto"/>
        <w:right w:val="none" w:sz="0" w:space="0" w:color="auto"/>
      </w:divBdr>
    </w:div>
    <w:div w:id="1479495206">
      <w:bodyDiv w:val="1"/>
      <w:marLeft w:val="0"/>
      <w:marRight w:val="0"/>
      <w:marTop w:val="0"/>
      <w:marBottom w:val="0"/>
      <w:divBdr>
        <w:top w:val="none" w:sz="0" w:space="0" w:color="auto"/>
        <w:left w:val="none" w:sz="0" w:space="0" w:color="auto"/>
        <w:bottom w:val="none" w:sz="0" w:space="0" w:color="auto"/>
        <w:right w:val="none" w:sz="0" w:space="0" w:color="auto"/>
      </w:divBdr>
    </w:div>
    <w:div w:id="1520118095">
      <w:bodyDiv w:val="1"/>
      <w:marLeft w:val="0"/>
      <w:marRight w:val="0"/>
      <w:marTop w:val="0"/>
      <w:marBottom w:val="0"/>
      <w:divBdr>
        <w:top w:val="none" w:sz="0" w:space="0" w:color="auto"/>
        <w:left w:val="none" w:sz="0" w:space="0" w:color="auto"/>
        <w:bottom w:val="none" w:sz="0" w:space="0" w:color="auto"/>
        <w:right w:val="none" w:sz="0" w:space="0" w:color="auto"/>
      </w:divBdr>
    </w:div>
    <w:div w:id="1535923292">
      <w:bodyDiv w:val="1"/>
      <w:marLeft w:val="0"/>
      <w:marRight w:val="0"/>
      <w:marTop w:val="0"/>
      <w:marBottom w:val="0"/>
      <w:divBdr>
        <w:top w:val="none" w:sz="0" w:space="0" w:color="auto"/>
        <w:left w:val="none" w:sz="0" w:space="0" w:color="auto"/>
        <w:bottom w:val="none" w:sz="0" w:space="0" w:color="auto"/>
        <w:right w:val="none" w:sz="0" w:space="0" w:color="auto"/>
      </w:divBdr>
    </w:div>
    <w:div w:id="1554777704">
      <w:bodyDiv w:val="1"/>
      <w:marLeft w:val="0"/>
      <w:marRight w:val="0"/>
      <w:marTop w:val="0"/>
      <w:marBottom w:val="0"/>
      <w:divBdr>
        <w:top w:val="none" w:sz="0" w:space="0" w:color="auto"/>
        <w:left w:val="none" w:sz="0" w:space="0" w:color="auto"/>
        <w:bottom w:val="none" w:sz="0" w:space="0" w:color="auto"/>
        <w:right w:val="none" w:sz="0" w:space="0" w:color="auto"/>
      </w:divBdr>
    </w:div>
    <w:div w:id="1584996410">
      <w:bodyDiv w:val="1"/>
      <w:marLeft w:val="0"/>
      <w:marRight w:val="0"/>
      <w:marTop w:val="0"/>
      <w:marBottom w:val="0"/>
      <w:divBdr>
        <w:top w:val="none" w:sz="0" w:space="0" w:color="auto"/>
        <w:left w:val="none" w:sz="0" w:space="0" w:color="auto"/>
        <w:bottom w:val="none" w:sz="0" w:space="0" w:color="auto"/>
        <w:right w:val="none" w:sz="0" w:space="0" w:color="auto"/>
      </w:divBdr>
    </w:div>
    <w:div w:id="1589851901">
      <w:bodyDiv w:val="1"/>
      <w:marLeft w:val="0"/>
      <w:marRight w:val="0"/>
      <w:marTop w:val="0"/>
      <w:marBottom w:val="0"/>
      <w:divBdr>
        <w:top w:val="none" w:sz="0" w:space="0" w:color="auto"/>
        <w:left w:val="none" w:sz="0" w:space="0" w:color="auto"/>
        <w:bottom w:val="none" w:sz="0" w:space="0" w:color="auto"/>
        <w:right w:val="none" w:sz="0" w:space="0" w:color="auto"/>
      </w:divBdr>
    </w:div>
    <w:div w:id="1598319685">
      <w:bodyDiv w:val="1"/>
      <w:marLeft w:val="0"/>
      <w:marRight w:val="0"/>
      <w:marTop w:val="0"/>
      <w:marBottom w:val="0"/>
      <w:divBdr>
        <w:top w:val="none" w:sz="0" w:space="0" w:color="auto"/>
        <w:left w:val="none" w:sz="0" w:space="0" w:color="auto"/>
        <w:bottom w:val="none" w:sz="0" w:space="0" w:color="auto"/>
        <w:right w:val="none" w:sz="0" w:space="0" w:color="auto"/>
      </w:divBdr>
    </w:div>
    <w:div w:id="1620257688">
      <w:bodyDiv w:val="1"/>
      <w:marLeft w:val="0"/>
      <w:marRight w:val="0"/>
      <w:marTop w:val="0"/>
      <w:marBottom w:val="0"/>
      <w:divBdr>
        <w:top w:val="none" w:sz="0" w:space="0" w:color="auto"/>
        <w:left w:val="none" w:sz="0" w:space="0" w:color="auto"/>
        <w:bottom w:val="none" w:sz="0" w:space="0" w:color="auto"/>
        <w:right w:val="none" w:sz="0" w:space="0" w:color="auto"/>
      </w:divBdr>
    </w:div>
    <w:div w:id="1682466508">
      <w:bodyDiv w:val="1"/>
      <w:marLeft w:val="0"/>
      <w:marRight w:val="0"/>
      <w:marTop w:val="0"/>
      <w:marBottom w:val="0"/>
      <w:divBdr>
        <w:top w:val="none" w:sz="0" w:space="0" w:color="auto"/>
        <w:left w:val="none" w:sz="0" w:space="0" w:color="auto"/>
        <w:bottom w:val="none" w:sz="0" w:space="0" w:color="auto"/>
        <w:right w:val="none" w:sz="0" w:space="0" w:color="auto"/>
      </w:divBdr>
    </w:div>
    <w:div w:id="1723678334">
      <w:bodyDiv w:val="1"/>
      <w:marLeft w:val="0"/>
      <w:marRight w:val="0"/>
      <w:marTop w:val="0"/>
      <w:marBottom w:val="0"/>
      <w:divBdr>
        <w:top w:val="none" w:sz="0" w:space="0" w:color="auto"/>
        <w:left w:val="none" w:sz="0" w:space="0" w:color="auto"/>
        <w:bottom w:val="none" w:sz="0" w:space="0" w:color="auto"/>
        <w:right w:val="none" w:sz="0" w:space="0" w:color="auto"/>
      </w:divBdr>
    </w:div>
    <w:div w:id="1766457405">
      <w:bodyDiv w:val="1"/>
      <w:marLeft w:val="0"/>
      <w:marRight w:val="0"/>
      <w:marTop w:val="0"/>
      <w:marBottom w:val="0"/>
      <w:divBdr>
        <w:top w:val="none" w:sz="0" w:space="0" w:color="auto"/>
        <w:left w:val="none" w:sz="0" w:space="0" w:color="auto"/>
        <w:bottom w:val="none" w:sz="0" w:space="0" w:color="auto"/>
        <w:right w:val="none" w:sz="0" w:space="0" w:color="auto"/>
      </w:divBdr>
    </w:div>
    <w:div w:id="1814830156">
      <w:bodyDiv w:val="1"/>
      <w:marLeft w:val="0"/>
      <w:marRight w:val="0"/>
      <w:marTop w:val="0"/>
      <w:marBottom w:val="0"/>
      <w:divBdr>
        <w:top w:val="none" w:sz="0" w:space="0" w:color="auto"/>
        <w:left w:val="none" w:sz="0" w:space="0" w:color="auto"/>
        <w:bottom w:val="none" w:sz="0" w:space="0" w:color="auto"/>
        <w:right w:val="none" w:sz="0" w:space="0" w:color="auto"/>
      </w:divBdr>
    </w:div>
    <w:div w:id="1821455820">
      <w:bodyDiv w:val="1"/>
      <w:marLeft w:val="0"/>
      <w:marRight w:val="0"/>
      <w:marTop w:val="0"/>
      <w:marBottom w:val="0"/>
      <w:divBdr>
        <w:top w:val="none" w:sz="0" w:space="0" w:color="auto"/>
        <w:left w:val="none" w:sz="0" w:space="0" w:color="auto"/>
        <w:bottom w:val="none" w:sz="0" w:space="0" w:color="auto"/>
        <w:right w:val="none" w:sz="0" w:space="0" w:color="auto"/>
      </w:divBdr>
    </w:div>
    <w:div w:id="1839811006">
      <w:bodyDiv w:val="1"/>
      <w:marLeft w:val="0"/>
      <w:marRight w:val="0"/>
      <w:marTop w:val="0"/>
      <w:marBottom w:val="0"/>
      <w:divBdr>
        <w:top w:val="none" w:sz="0" w:space="0" w:color="auto"/>
        <w:left w:val="none" w:sz="0" w:space="0" w:color="auto"/>
        <w:bottom w:val="none" w:sz="0" w:space="0" w:color="auto"/>
        <w:right w:val="none" w:sz="0" w:space="0" w:color="auto"/>
      </w:divBdr>
    </w:div>
    <w:div w:id="1862475863">
      <w:bodyDiv w:val="1"/>
      <w:marLeft w:val="0"/>
      <w:marRight w:val="0"/>
      <w:marTop w:val="0"/>
      <w:marBottom w:val="0"/>
      <w:divBdr>
        <w:top w:val="none" w:sz="0" w:space="0" w:color="auto"/>
        <w:left w:val="none" w:sz="0" w:space="0" w:color="auto"/>
        <w:bottom w:val="none" w:sz="0" w:space="0" w:color="auto"/>
        <w:right w:val="none" w:sz="0" w:space="0" w:color="auto"/>
      </w:divBdr>
    </w:div>
    <w:div w:id="1873568880">
      <w:bodyDiv w:val="1"/>
      <w:marLeft w:val="0"/>
      <w:marRight w:val="0"/>
      <w:marTop w:val="0"/>
      <w:marBottom w:val="0"/>
      <w:divBdr>
        <w:top w:val="none" w:sz="0" w:space="0" w:color="auto"/>
        <w:left w:val="none" w:sz="0" w:space="0" w:color="auto"/>
        <w:bottom w:val="none" w:sz="0" w:space="0" w:color="auto"/>
        <w:right w:val="none" w:sz="0" w:space="0" w:color="auto"/>
      </w:divBdr>
    </w:div>
    <w:div w:id="1879465943">
      <w:bodyDiv w:val="1"/>
      <w:marLeft w:val="0"/>
      <w:marRight w:val="0"/>
      <w:marTop w:val="0"/>
      <w:marBottom w:val="0"/>
      <w:divBdr>
        <w:top w:val="none" w:sz="0" w:space="0" w:color="auto"/>
        <w:left w:val="none" w:sz="0" w:space="0" w:color="auto"/>
        <w:bottom w:val="none" w:sz="0" w:space="0" w:color="auto"/>
        <w:right w:val="none" w:sz="0" w:space="0" w:color="auto"/>
      </w:divBdr>
    </w:div>
    <w:div w:id="1897356516">
      <w:bodyDiv w:val="1"/>
      <w:marLeft w:val="0"/>
      <w:marRight w:val="0"/>
      <w:marTop w:val="0"/>
      <w:marBottom w:val="0"/>
      <w:divBdr>
        <w:top w:val="none" w:sz="0" w:space="0" w:color="auto"/>
        <w:left w:val="none" w:sz="0" w:space="0" w:color="auto"/>
        <w:bottom w:val="none" w:sz="0" w:space="0" w:color="auto"/>
        <w:right w:val="none" w:sz="0" w:space="0" w:color="auto"/>
      </w:divBdr>
    </w:div>
    <w:div w:id="1931546009">
      <w:bodyDiv w:val="1"/>
      <w:marLeft w:val="0"/>
      <w:marRight w:val="0"/>
      <w:marTop w:val="0"/>
      <w:marBottom w:val="0"/>
      <w:divBdr>
        <w:top w:val="none" w:sz="0" w:space="0" w:color="auto"/>
        <w:left w:val="none" w:sz="0" w:space="0" w:color="auto"/>
        <w:bottom w:val="none" w:sz="0" w:space="0" w:color="auto"/>
        <w:right w:val="none" w:sz="0" w:space="0" w:color="auto"/>
      </w:divBdr>
    </w:div>
    <w:div w:id="1938714543">
      <w:bodyDiv w:val="1"/>
      <w:marLeft w:val="0"/>
      <w:marRight w:val="0"/>
      <w:marTop w:val="0"/>
      <w:marBottom w:val="0"/>
      <w:divBdr>
        <w:top w:val="none" w:sz="0" w:space="0" w:color="auto"/>
        <w:left w:val="none" w:sz="0" w:space="0" w:color="auto"/>
        <w:bottom w:val="none" w:sz="0" w:space="0" w:color="auto"/>
        <w:right w:val="none" w:sz="0" w:space="0" w:color="auto"/>
      </w:divBdr>
    </w:div>
    <w:div w:id="1963264473">
      <w:bodyDiv w:val="1"/>
      <w:marLeft w:val="0"/>
      <w:marRight w:val="0"/>
      <w:marTop w:val="0"/>
      <w:marBottom w:val="0"/>
      <w:divBdr>
        <w:top w:val="none" w:sz="0" w:space="0" w:color="auto"/>
        <w:left w:val="none" w:sz="0" w:space="0" w:color="auto"/>
        <w:bottom w:val="none" w:sz="0" w:space="0" w:color="auto"/>
        <w:right w:val="none" w:sz="0" w:space="0" w:color="auto"/>
      </w:divBdr>
    </w:div>
    <w:div w:id="2016687225">
      <w:bodyDiv w:val="1"/>
      <w:marLeft w:val="0"/>
      <w:marRight w:val="0"/>
      <w:marTop w:val="0"/>
      <w:marBottom w:val="0"/>
      <w:divBdr>
        <w:top w:val="none" w:sz="0" w:space="0" w:color="auto"/>
        <w:left w:val="none" w:sz="0" w:space="0" w:color="auto"/>
        <w:bottom w:val="none" w:sz="0" w:space="0" w:color="auto"/>
        <w:right w:val="none" w:sz="0" w:space="0" w:color="auto"/>
      </w:divBdr>
    </w:div>
    <w:div w:id="2041515437">
      <w:bodyDiv w:val="1"/>
      <w:marLeft w:val="0"/>
      <w:marRight w:val="0"/>
      <w:marTop w:val="0"/>
      <w:marBottom w:val="0"/>
      <w:divBdr>
        <w:top w:val="none" w:sz="0" w:space="0" w:color="auto"/>
        <w:left w:val="none" w:sz="0" w:space="0" w:color="auto"/>
        <w:bottom w:val="none" w:sz="0" w:space="0" w:color="auto"/>
        <w:right w:val="none" w:sz="0" w:space="0" w:color="auto"/>
      </w:divBdr>
    </w:div>
    <w:div w:id="2062172878">
      <w:bodyDiv w:val="1"/>
      <w:marLeft w:val="0"/>
      <w:marRight w:val="0"/>
      <w:marTop w:val="0"/>
      <w:marBottom w:val="0"/>
      <w:divBdr>
        <w:top w:val="none" w:sz="0" w:space="0" w:color="auto"/>
        <w:left w:val="none" w:sz="0" w:space="0" w:color="auto"/>
        <w:bottom w:val="none" w:sz="0" w:space="0" w:color="auto"/>
        <w:right w:val="none" w:sz="0" w:space="0" w:color="auto"/>
      </w:divBdr>
    </w:div>
    <w:div w:id="2097631924">
      <w:bodyDiv w:val="1"/>
      <w:marLeft w:val="0"/>
      <w:marRight w:val="0"/>
      <w:marTop w:val="0"/>
      <w:marBottom w:val="0"/>
      <w:divBdr>
        <w:top w:val="none" w:sz="0" w:space="0" w:color="auto"/>
        <w:left w:val="none" w:sz="0" w:space="0" w:color="auto"/>
        <w:bottom w:val="none" w:sz="0" w:space="0" w:color="auto"/>
        <w:right w:val="none" w:sz="0" w:space="0" w:color="auto"/>
      </w:divBdr>
    </w:div>
    <w:div w:id="213254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Exh1. Suicide Crude Rate Per 100,000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'Crude Rate by Year Suicide'!$D$1</c:f>
              <c:strCache>
                <c:ptCount val="1"/>
                <c:pt idx="0">
                  <c:v>Crude Rate Per 100,000</c:v>
                </c:pt>
              </c:strCache>
            </c:strRef>
          </c:tx>
          <c:spPr>
            <a:ln w="28575" cap="rnd">
              <a:solidFill>
                <a:schemeClr val="accent1"/>
              </a:solidFill>
              <a:round/>
            </a:ln>
            <a:effectLst/>
          </c:spPr>
          <c:marker>
            <c:symbol val="none"/>
          </c:marker>
          <c:cat>
            <c:numRef>
              <c:f>'Crude Rate by Year Suicide'!$A$2:$A$52</c:f>
              <c:numCache>
                <c:formatCode>General</c:formatCode>
                <c:ptCount val="51"/>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numCache>
            </c:numRef>
          </c:cat>
          <c:val>
            <c:numRef>
              <c:f>'Crude Rate by Year Suicide'!$D$2:$D$52</c:f>
              <c:numCache>
                <c:formatCode>General</c:formatCode>
                <c:ptCount val="51"/>
                <c:pt idx="0">
                  <c:v>10.7</c:v>
                </c:pt>
                <c:pt idx="1">
                  <c:v>11.1</c:v>
                </c:pt>
                <c:pt idx="2">
                  <c:v>11.5</c:v>
                </c:pt>
                <c:pt idx="3">
                  <c:v>11.7</c:v>
                </c:pt>
                <c:pt idx="4">
                  <c:v>12</c:v>
                </c:pt>
                <c:pt idx="5">
                  <c:v>11.9</c:v>
                </c:pt>
                <c:pt idx="6">
                  <c:v>12</c:v>
                </c:pt>
                <c:pt idx="7">
                  <c:v>12.6</c:v>
                </c:pt>
                <c:pt idx="8">
                  <c:v>12.3</c:v>
                </c:pt>
                <c:pt idx="9">
                  <c:v>13</c:v>
                </c:pt>
                <c:pt idx="10">
                  <c:v>12.3</c:v>
                </c:pt>
                <c:pt idx="11">
                  <c:v>12.1</c:v>
                </c:pt>
                <c:pt idx="12">
                  <c:v>11.9</c:v>
                </c:pt>
                <c:pt idx="13">
                  <c:v>12</c:v>
                </c:pt>
                <c:pt idx="14">
                  <c:v>12.2</c:v>
                </c:pt>
                <c:pt idx="15">
                  <c:v>12.1</c:v>
                </c:pt>
                <c:pt idx="16">
                  <c:v>12.4</c:v>
                </c:pt>
                <c:pt idx="17">
                  <c:v>12.4</c:v>
                </c:pt>
                <c:pt idx="18">
                  <c:v>12.9</c:v>
                </c:pt>
                <c:pt idx="19">
                  <c:v>12.7</c:v>
                </c:pt>
                <c:pt idx="20">
                  <c:v>12.4</c:v>
                </c:pt>
                <c:pt idx="21">
                  <c:v>12.2</c:v>
                </c:pt>
                <c:pt idx="22">
                  <c:v>12.4</c:v>
                </c:pt>
                <c:pt idx="23">
                  <c:v>12.2</c:v>
                </c:pt>
                <c:pt idx="24">
                  <c:v>11.9</c:v>
                </c:pt>
                <c:pt idx="25">
                  <c:v>12</c:v>
                </c:pt>
                <c:pt idx="26">
                  <c:v>11.8</c:v>
                </c:pt>
                <c:pt idx="27">
                  <c:v>11.7</c:v>
                </c:pt>
                <c:pt idx="28">
                  <c:v>11.5</c:v>
                </c:pt>
                <c:pt idx="29">
                  <c:v>11.2</c:v>
                </c:pt>
                <c:pt idx="30">
                  <c:v>11.1</c:v>
                </c:pt>
                <c:pt idx="31">
                  <c:v>10.5</c:v>
                </c:pt>
                <c:pt idx="32">
                  <c:v>10.4</c:v>
                </c:pt>
                <c:pt idx="33">
                  <c:v>10.7</c:v>
                </c:pt>
                <c:pt idx="34">
                  <c:v>11</c:v>
                </c:pt>
                <c:pt idx="35">
                  <c:v>10.8</c:v>
                </c:pt>
                <c:pt idx="36">
                  <c:v>11.1</c:v>
                </c:pt>
                <c:pt idx="37">
                  <c:v>11</c:v>
                </c:pt>
                <c:pt idx="38">
                  <c:v>11.1</c:v>
                </c:pt>
                <c:pt idx="39">
                  <c:v>11.5</c:v>
                </c:pt>
                <c:pt idx="40">
                  <c:v>11.8</c:v>
                </c:pt>
                <c:pt idx="41">
                  <c:v>12</c:v>
                </c:pt>
                <c:pt idx="42">
                  <c:v>12.4</c:v>
                </c:pt>
                <c:pt idx="43">
                  <c:v>12.7</c:v>
                </c:pt>
                <c:pt idx="44">
                  <c:v>12.9</c:v>
                </c:pt>
                <c:pt idx="45">
                  <c:v>13</c:v>
                </c:pt>
                <c:pt idx="46">
                  <c:v>13.4</c:v>
                </c:pt>
                <c:pt idx="47">
                  <c:v>13.7</c:v>
                </c:pt>
                <c:pt idx="48">
                  <c:v>13.9</c:v>
                </c:pt>
                <c:pt idx="49">
                  <c:v>14.5</c:v>
                </c:pt>
                <c:pt idx="50">
                  <c:v>14.8</c:v>
                </c:pt>
              </c:numCache>
            </c:numRef>
          </c:val>
          <c:smooth val="0"/>
          <c:extLst>
            <c:ext xmlns:c16="http://schemas.microsoft.com/office/drawing/2014/chart" uri="{C3380CC4-5D6E-409C-BE32-E72D297353CC}">
              <c16:uniqueId val="{00000000-3B57-4C13-A645-C7C025CF4DAA}"/>
            </c:ext>
          </c:extLst>
        </c:ser>
        <c:dLbls>
          <c:showLegendKey val="0"/>
          <c:showVal val="0"/>
          <c:showCatName val="0"/>
          <c:showSerName val="0"/>
          <c:showPercent val="0"/>
          <c:showBubbleSize val="0"/>
        </c:dLbls>
        <c:smooth val="0"/>
        <c:axId val="541226704"/>
        <c:axId val="541223096"/>
      </c:lineChart>
      <c:catAx>
        <c:axId val="541226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23096"/>
        <c:crosses val="autoZero"/>
        <c:auto val="1"/>
        <c:lblAlgn val="ctr"/>
        <c:lblOffset val="100"/>
        <c:noMultiLvlLbl val="0"/>
      </c:catAx>
      <c:valAx>
        <c:axId val="541223096"/>
        <c:scaling>
          <c:orientation val="minMax"/>
          <c:min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26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McT18</b:Tag>
    <b:SourceType>DocumentFromInternetSite</b:SourceType>
    <b:Guid>{46817071-26C4-4FF0-8DE1-91C5BD3372C6}</b:Guid>
    <b:Title>Sage Journals</b:Title>
    <b:Year>2018</b:Year>
    <b:LCID>en-US</b:LCID>
    <b:Author>
      <b:Author>
        <b:NameList>
          <b:Person>
            <b:Last>McTernan</b:Last>
            <b:First>Niall</b:First>
          </b:Person>
        </b:NameList>
      </b:Author>
    </b:Author>
    <b:InternetSiteTitle>International Journal of Social Psychiatry</b:InternetSiteTitle>
    <b:Month>July</b:Month>
    <b:Day>4</b:Day>
    <b:URL>https://journals.sagepub.com/doi/10.1177/0020764018784624</b:URL>
    <b:RefOrder>14</b:RefOrder>
  </b:Source>
  <b:Source>
    <b:Tag>Nat19</b:Tag>
    <b:SourceType>InternetSite</b:SourceType>
    <b:Guid>{81FDD395-6E3D-46E5-8439-0F62E36EFDEA}</b:Guid>
    <b:Title>National Institute of Mental Health</b:Title>
    <b:InternetSiteTitle>National Institute of Mental Health</b:InternetSiteTitle>
    <b:Year>2019</b:Year>
    <b:Month>April</b:Month>
    <b:URL>https://www.nimh.nih.gov/health/statistics/suicide.shtml#part_154968</b:URL>
    <b:RefOrder>1</b:RefOrder>
  </b:Source>
  <b:Source>
    <b:Tag>Gib</b:Tag>
    <b:SourceType>DocumentFromInternetSite</b:SourceType>
    <b:Guid>{AD2873EA-CAA3-45C4-864A-D1E71CA5ECBF}</b:Guid>
    <b:Author>
      <b:Author>
        <b:NameList>
          <b:Person>
            <b:Last>Gibbons</b:Last>
            <b:First>Robert</b:First>
          </b:Person>
        </b:NameList>
      </b:Author>
    </b:Author>
    <b:Title>The statistics of suicide</b:Title>
    <b:InternetSiteTitle>NCBI</b:InternetSiteTitle>
    <b:Year>2013</b:Year>
    <b:Month>April</b:Month>
    <b:Day>25</b:Day>
    <b:URL>https://www.ncbi.nlm.nih.gov/pmc/articles/PMC4054543/</b:URL>
    <b:RefOrder>16</b:RefOrder>
  </b:Source>
  <b:Source>
    <b:Tag>BMJ19</b:Tag>
    <b:SourceType>InternetSite</b:SourceType>
    <b:Guid>{9E19465F-4667-480E-A2F7-8C2992FA21AE}</b:Guid>
    <b:Title>BMJ</b:Title>
    <b:InternetSiteTitle>BMJ</b:InternetSiteTitle>
    <b:Year>2019</b:Year>
    <b:Month>February</b:Month>
    <b:Day>6</b:Day>
    <b:URL>https://www.bmj.com/content/364/bmj.l94</b:URL>
    <b:RefOrder>4</b:RefOrder>
  </b:Source>
  <b:Source>
    <b:Tag>CDC20</b:Tag>
    <b:SourceType>InternetSite</b:SourceType>
    <b:Guid>{DE2FB205-E798-4C3F-B04A-403DC8ADE107}</b:Guid>
    <b:Title>CDC</b:Title>
    <b:InternetSiteTitle>CDC</b:InternetSiteTitle>
    <b:Year>2020</b:Year>
    <b:Month>April</b:Month>
    <b:URL>https://www.cdc.gov/nchs/pressroom/sosmap/suicide-mortality/suicide.htm</b:URL>
    <b:RefOrder>2</b:RefOrder>
  </b:Source>
  <b:Source>
    <b:Tag>Spi00</b:Tag>
    <b:SourceType>InternetSite</b:SourceType>
    <b:Guid>{BE081737-F567-4257-BC3E-1C905FF27600}</b:Guid>
    <b:Author>
      <b:Author>
        <b:NameList>
          <b:Person>
            <b:Last>Spicer</b:Last>
            <b:First>Rebecca</b:First>
          </b:Person>
        </b:NameList>
      </b:Author>
    </b:Author>
    <b:Title>Suicide Acts in 8 States: Incidence and Case Fatality Rates</b:Title>
    <b:InternetSiteTitle>Suicide Acts in 8 States: Incidence and Case Fatality Rates</b:InternetSiteTitle>
    <b:Year>2000</b:Year>
    <b:Month>December</b:Month>
    <b:URL>https://www.ncbi.nlm.nih.gov/pmc/articles/PMC1446422/pdf/11111261.pdf</b:URL>
    <b:RefOrder>3</b:RefOrder>
  </b:Source>
  <b:Source>
    <b:Tag>Gui16</b:Tag>
    <b:SourceType>InternetSite</b:SourceType>
    <b:Guid>{09807D80-7649-4575-80B9-204268B6F9D9}</b:Guid>
    <b:Author>
      <b:Author>
        <b:NameList>
          <b:Person>
            <b:Last>Guillaume</b:Last>
            <b:First>Fond</b:First>
          </b:Person>
        </b:NameList>
      </b:Author>
    </b:Author>
    <b:Title>Disparities in suicide mortality trends between United States of America and 25 European countries: retrospective analysis of WHO mortality database</b:Title>
    <b:InternetSiteTitle>Disparities in suicide mortality trends between United States of America and 25 European countries: retrospective analysis of WHO mortality database</b:InternetSiteTitle>
    <b:Year>2016</b:Year>
    <b:Month>Feb</b:Month>
    <b:Day>17</b:Day>
    <b:URL>https://www.ncbi.nlm.nih.gov/pmc/articles/PMC4756707/</b:URL>
    <b:RefOrder>5</b:RefOrder>
  </b:Source>
  <b:Source>
    <b:Tag>AFS</b:Tag>
    <b:SourceType>InternetSite</b:SourceType>
    <b:Guid>{45D04DAE-08F2-4CE6-8EDF-38680F559242}</b:Guid>
    <b:Title>AFSP</b:Title>
    <b:InternetSiteTitle>AFSP</b:InternetSiteTitle>
    <b:URL>https://afsp.org/suicide-statistics/</b:URL>
    <b:RefOrder>7</b:RefOrder>
  </b:Source>
  <b:Source>
    <b:Tag>Jia20</b:Tag>
    <b:SourceType>InternetSite</b:SourceType>
    <b:Guid>{D264DE57-84D7-49B0-B322-D5F726AEE49F}</b:Guid>
    <b:Author>
      <b:Author>
        <b:NameList>
          <b:Person>
            <b:Last>Xu</b:Last>
            <b:First>Jiaquan</b:First>
          </b:Person>
        </b:NameList>
      </b:Author>
    </b:Author>
    <b:Title>Mortality in the United States, 2018</b:Title>
    <b:InternetSiteTitle>Mortality in the United States, 2018</b:InternetSiteTitle>
    <b:Year>2020</b:Year>
    <b:Month>January</b:Month>
    <b:URL>https://www.cdc.gov/nchs/products/databriefs/db355.htm</b:URL>
    <b:RefOrder>6</b:RefOrder>
  </b:Source>
  <b:Source>
    <b:Tag>CDC</b:Tag>
    <b:SourceType>InternetSite</b:SourceType>
    <b:Guid>{76058C66-92FB-4A3D-A5F7-F97497E4E6C5}</b:Guid>
    <b:Title>CDC Wonder</b:Title>
    <b:InternetSiteTitle>CDC Wonder</b:InternetSiteTitle>
    <b:URL>https://wonder.cdc.gov/</b:URL>
    <b:RefOrder>8</b:RefOrder>
  </b:Source>
  <b:Source>
    <b:Tag>Bra18</b:Tag>
    <b:SourceType>InternetSite</b:SourceType>
    <b:Guid>{085B8E24-CF3F-4EC1-BF38-40B4C57A3435}</b:Guid>
    <b:Author>
      <b:Author>
        <b:NameList>
          <b:Person>
            <b:Last>Bradvik</b:Last>
            <b:First>Louise</b:First>
          </b:Person>
        </b:NameList>
      </b:Author>
    </b:Author>
    <b:Title>Suicide Risk and Mental Disorders</b:Title>
    <b:InternetSiteTitle>Suicide Risk and Mental Disorders</b:InternetSiteTitle>
    <b:Year>2018</b:Year>
    <b:Month>September</b:Month>
    <b:Day>15</b:Day>
    <b:URL>https://www.ncbi.nlm.nih.gov/pmc/articles/PMC6165520/</b:URL>
    <b:RefOrder>9</b:RefOrder>
  </b:Source>
  <b:Source>
    <b:Tag>Gra10</b:Tag>
    <b:SourceType>InternetSite</b:SourceType>
    <b:Guid>{5B553E03-3EE2-420C-818D-3A2FFC4E4B72}</b:Guid>
    <b:Author>
      <b:Author>
        <b:NameList>
          <b:Person>
            <b:Last>Gradus</b:Last>
            <b:First>Jaimie</b:First>
          </b:Person>
        </b:NameList>
      </b:Author>
    </b:Author>
    <b:Title>Acute stress reaction and completed suicide</b:Title>
    <b:InternetSiteTitle>Acute stress reaction and completed suicide</b:InternetSiteTitle>
    <b:Year>2010</b:Year>
    <b:Month>July</b:Month>
    <b:Day>12</b:Day>
    <b:URL>https://academic.oup.com/ije/article/39/6/1478/736998</b:URL>
    <b:RefOrder>11</b:RefOrder>
  </b:Source>
  <b:Source>
    <b:Tag>Ber18</b:Tag>
    <b:SourceType>InternetSite</b:SourceType>
    <b:Guid>{BE8AB3C4-FBD7-4665-B689-53A467860982}</b:Guid>
    <b:Author>
      <b:Author>
        <b:NameList>
          <b:Person>
            <b:Last>Berardelli</b:Last>
            <b:First>Isabella</b:First>
          </b:Person>
        </b:NameList>
      </b:Author>
    </b:Author>
    <b:Title>Lifestyle Interventions and Prevention of Suicide</b:Title>
    <b:InternetSiteTitle>Lifestyle Interventions and Prevention of Suicide</b:InternetSiteTitle>
    <b:Year>2018</b:Year>
    <b:Month>Nov</b:Month>
    <b:Day>6</b:Day>
    <b:URL>https://www.ncbi.nlm.nih.gov/pmc/articles/PMC6232529/</b:URL>
    <b:RefOrder>10</b:RefOrder>
  </b:Source>
  <b:Source>
    <b:Tag>Mad18</b:Tag>
    <b:SourceType>InternetSite</b:SourceType>
    <b:Guid>{9215CA16-5A00-42B4-AA46-441DABCEF691}</b:Guid>
    <b:Author>
      <b:Author>
        <b:NameList>
          <b:Person>
            <b:Last>Madsen</b:Last>
            <b:First>Trine</b:First>
          </b:Person>
        </b:NameList>
      </b:Author>
    </b:Author>
    <b:Title>Association Between Traumatic Brain Injury and Risk of Suicide</b:Title>
    <b:InternetSiteTitle>Association Between Traumatic Brain Injury and Risk of Suicide</b:InternetSiteTitle>
    <b:Year>2018</b:Year>
    <b:Month>Aug</b:Month>
    <b:Day>14</b:Day>
    <b:URL>https://jamanetwork.com/journals/jama/article-abstract/2697009</b:URL>
    <b:RefOrder>12</b:RefOrder>
  </b:Source>
  <b:Source>
    <b:Tag>Tol12</b:Tag>
    <b:SourceType>InternetSite</b:SourceType>
    <b:Guid>{C48BEF67-20D6-42A3-904E-C770BE18F308}</b:Guid>
    <b:Author>
      <b:Author>
        <b:NameList>
          <b:Person>
            <b:Last>Toleffsen</b:Last>
            <b:First>Ingvid</b:First>
            <b:Middle>Maria</b:Middle>
          </b:Person>
        </b:NameList>
      </b:Author>
    </b:Author>
    <b:Title>The reliability of suicide statistics: a systematic review</b:Title>
    <b:InternetSiteTitle>The reliability of suicide statistics: a systematic review</b:InternetSiteTitle>
    <b:Year>2012</b:Year>
    <b:Month>Feb</b:Month>
    <b:Day>14</b:Day>
    <b:URL>https://www.ncbi.nlm.nih.gov/pmc/articles/PMC3350416/</b:URL>
    <b:RefOrder>13</b:RefOrder>
  </b:Source>
  <b:Source>
    <b:Tag>Hel17</b:Tag>
    <b:SourceType>InternetSite</b:SourceType>
    <b:Guid>{34560B9D-182F-48EE-8074-146A145950E3}</b:Guid>
    <b:Author>
      <b:Author>
        <b:NameList>
          <b:Person>
            <b:Last>Helbich</b:Last>
            <b:First>Marco</b:First>
          </b:Person>
        </b:NameList>
      </b:Author>
    </b:Author>
    <b:Title>Spatiotemporal Suicide Risk in Germany: A Longitudinal Study 2007–11</b:Title>
    <b:InternetSiteTitle>Spatiotemporal Suicide Risk in Germany: A Longitudinal Study 2007–11</b:InternetSiteTitle>
    <b:Year>2017</b:Year>
    <b:Month>Aug</b:Month>
    <b:Day>9</b:Day>
    <b:URL>https://www.ncbi.nlm.nih.gov/pmc/articles/PMC5550498/</b:URL>
    <b:RefOrder>15</b:RefOrder>
  </b:Source>
  <b:Source>
    <b:Tag>KTL18</b:Tag>
    <b:SourceType>InternetSite</b:SourceType>
    <b:Guid>{F3F63DA9-07E4-48F1-B835-ECB22F52FDDB}</b:Guid>
    <b:Author>
      <b:Author>
        <b:NameList>
          <b:Person>
            <b:Last>KTL</b:Last>
            <b:First>Sy</b:First>
          </b:Person>
        </b:NameList>
      </b:Author>
    </b:Author>
    <b:Title>Spatiotemporal clustering of suicides in the US from 1999 to 2016: a spatial epidemiological approach.</b:Title>
    <b:InternetSiteTitle>Spatiotemporal clustering of suicides in the US from 1999 to 2016: a spatial epidemiological approach.</b:InternetSiteTitle>
    <b:Year>2018</b:Year>
    <b:Month>Jun</b:Month>
    <b:Day>8</b:Day>
    <b:URL>https://www.ncbi.nlm.nih.gov/pubmed/31177308</b:URL>
    <b:RefOrder>17</b:RefOrder>
  </b:Source>
  <b:Source>
    <b:Tag>Pom10</b:Tag>
    <b:SourceType>InternetSite</b:SourceType>
    <b:Guid>{D1C684E2-893B-458E-BFC7-F4BC87765761}</b:Guid>
    <b:Author>
      <b:Author>
        <b:NameList>
          <b:Person>
            <b:Last>Pompili</b:Last>
            <b:First>Maurizio</b:First>
          </b:Person>
        </b:NameList>
      </b:Author>
    </b:Author>
    <b:Title>Suicidal Behavior and Alcohol Abuse</b:Title>
    <b:InternetSiteTitle>Suicidal Behavior and Alcohol Abuse</b:InternetSiteTitle>
    <b:Year>2010</b:Year>
    <b:Month>Apr</b:Month>
    <b:Day>7</b:Day>
    <b:URL>https://www.ncbi.nlm.nih.gov/pmc/articles/PMC2872355/</b:URL>
    <b:RefOrder>18</b:RefOrder>
  </b:Source>
  <b:Source>
    <b:Tag>Lam12</b:Tag>
    <b:SourceType>InternetSite</b:SourceType>
    <b:Guid>{E8F6946E-D2EF-42DE-86DD-8CCA89B607B7}</b:Guid>
    <b:Author>
      <b:Author>
        <b:NameList>
          <b:Person>
            <b:Last>Lamis</b:Last>
            <b:First>Dorian</b:First>
            <b:Middle>A</b:Middle>
          </b:Person>
        </b:NameList>
      </b:Author>
    </b:Author>
    <b:Title>Alcohol Use and Suicidal Behaviors among Adults: A Synthesis and Theoretical Model</b:Title>
    <b:InternetSiteTitle>Alcohol Use and Suicidal Behaviors among Adults: A Synthesis and Theoretical Model</b:InternetSiteTitle>
    <b:Year>2012 </b:Year>
    <b:Month>Mar</b:Month>
    <b:Day>28</b:Day>
    <b:URL>https://www.ncbi.nlm.nih.gov/pmc/articles/PMC3519287/</b:URL>
    <b:RefOrder>19</b:RefOrder>
  </b:Source>
  <b:Source>
    <b:Tag>Lan08</b:Tag>
    <b:SourceType>InternetSite</b:SourceType>
    <b:Guid>{8C59B872-AD1F-44C2-9510-B26BE80F2F10}</b:Guid>
    <b:Author>
      <b:Author>
        <b:NameList>
          <b:Person>
            <b:Last>Landberg</b:Last>
            <b:First>J</b:First>
          </b:Person>
        </b:NameList>
      </b:Author>
    </b:Author>
    <b:Title>Alcohol and suicide in eastern Europe</b:Title>
    <b:InternetSiteTitle>Alcohol and suicide in eastern Europe</b:InternetSiteTitle>
    <b:Year>2008</b:Year>
    <b:Month>July</b:Month>
    <b:Day>27</b:Day>
    <b:URL>https://www.ncbi.nlm.nih.gov/pubmed/18584385</b:URL>
    <b:RefOrder>20</b:RefOrder>
  </b:Source>
  <b:Source>
    <b:Tag>Rusok</b:Tag>
    <b:SourceType>Report</b:SourceType>
    <b:Guid>{8D3E767D-CC26-4416-AB23-C47A48EC8F89}</b:Guid>
    <b:Title>Russian Statistical Yearbook</b:Title>
    <b:Year>2018</b:Year>
    <b:RefOrder>21</b:RefOrder>
  </b:Source>
  <b:Source>
    <b:Tag>Glo11</b:Tag>
    <b:SourceType>DocumentFromInternetSite</b:SourceType>
    <b:Guid>{1B1FC643-9DE7-44C2-ACB6-8F5B698B994D}</b:Guid>
    <b:Title>Global status report on alcohol and health, WHO</b:Title>
    <b:Year>2011</b:Year>
    <b:InternetSiteTitle>Global status report on alcohol and health, WHO</b:InternetSiteTitle>
    <b:URL>https://www.who.int/substance_abuse/publications/global_alcohol_report/msbgsruprofiles.pdf</b:URL>
    <b:RefOrder>22</b:RefOrder>
  </b:Source>
  <b:Source>
    <b:Tag>Roc19</b:Tag>
    <b:SourceType>DocumentFromInternetSite</b:SourceType>
    <b:Guid>{F0DAE29A-C61E-4554-868D-84D5BFB2FA96}</b:Guid>
    <b:Author>
      <b:Author>
        <b:NameList>
          <b:Person>
            <b:Last>Rocha</b:Last>
            <b:First>JVM</b:First>
          </b:Person>
        </b:NameList>
      </b:Author>
    </b:Author>
    <b:Title>Can We Develop a Risk Map for Suicide Rates? An Ecological Study in Portugal</b:Title>
    <b:InternetSiteTitle>Can We Develop a Risk Map for Suicide Rates? An Ecological Study in Portugal</b:InternetSiteTitle>
    <b:Year>2019</b:Year>
    <b:Month>Nov </b:Month>
    <b:Day>25</b:Day>
    <b:URL>https://www.ncbi.nlm.nih.gov/pubmed/31768928</b:URL>
    <b:RefOrder>23</b:RefOrder>
  </b:Source>
  <b:Source>
    <b:Tag>Cat19</b:Tag>
    <b:SourceType>DocumentFromInternetSite</b:SourceType>
    <b:Guid>{A9701DCE-E092-4D1D-A68A-4C58FD3EC0A2}</b:Guid>
    <b:Author>
      <b:Author>
        <b:NameList>
          <b:Person>
            <b:Last>Cato</b:Last>
            <b:First>Ville</b:First>
          </b:Person>
        </b:NameList>
      </b:Author>
    </b:Author>
    <b:Title>Association between benzodiazepines and suicide risk: a matched case-control study</b:Title>
    <b:InternetSiteTitle>Association between benzodiazepines and suicide risk: a matched case-control study</b:InternetSiteTitle>
    <b:Year>2019</b:Year>
    <b:Month>Oct</b:Month>
    <b:Day>26</b:Day>
    <b:URL>https://bmcpsychiatry.biomedcentral.com/articles/10.1186/s12888-019-2312-3</b:URL>
    <b:RefOrder>24</b:RefOrder>
  </b:Source>
  <b:Source>
    <b:Tag>Cur20</b:Tag>
    <b:SourceType>DocumentFromInternetSite</b:SourceType>
    <b:Guid>{687C2D4A-7CB7-45BA-A58A-FA347E079400}</b:Guid>
    <b:Author>
      <b:Author>
        <b:NameList>
          <b:Person>
            <b:Last>Curtain</b:Last>
            <b:First>Sally</b:First>
            <b:Middle>C.</b:Middle>
          </b:Person>
        </b:NameList>
      </b:Author>
    </b:Author>
    <b:Title>QuickStats: Age-Adjusted Suicide Rates,* by Sex and Three Most Common Methods† — United States, 2000–2018</b:Title>
    <b:InternetSiteTitle>QuickStats: Age-Adjusted Suicide Rates,* by Sex and Three Most Common Methods† — United States, 2000–2018</b:InternetSiteTitle>
    <b:Year>2020</b:Year>
    <b:Month>March</b:Month>
    <b:Day>6</b:Day>
    <b:URL>https://www.cdc.gov/mmwr/volumes/69/wr/mm6909a7.htm?s_cid=mm6909a7_w</b:URL>
    <b:RefOrder>25</b:RefOrder>
  </b:Source>
  <b:Source>
    <b:Tag>Ric20</b:Tag>
    <b:SourceType>DocumentFromInternetSite</b:SourceType>
    <b:Guid>{2DD9A693-5942-4CEB-9153-A70E6CADBBDD}</b:Guid>
    <b:Author>
      <b:Author>
        <b:NameList>
          <b:Person>
            <b:Last>Richards</b:Last>
            <b:First>JE</b:First>
          </b:Person>
        </b:NameList>
      </b:Author>
    </b:Author>
    <b:Title>Association Between Patterns of Alcohol Use and Short-Term Risk of Suicide Attempt Among Patients With and Without Reported Suicidal Ideation.</b:Title>
    <b:InternetSiteTitle>Association Between Patterns of Alcohol Use and Short-Term Risk of Suicide Attempt Among Patients With and Without Reported Suicidal Ideation.</b:InternetSiteTitle>
    <b:Year>2020</b:Year>
    <b:Month>March</b:Month>
    <b:Day>5</b:Day>
    <b:URL>https://www.ncbi.nlm.nih.gov/pubmed/32142058</b:URL>
    <b:RefOrder>26</b:RefOrder>
  </b:Source>
  <b:Source>
    <b:Tag>Cuc20</b:Tag>
    <b:SourceType>DocumentFromInternetSite</b:SourceType>
    <b:Guid>{7077ABA8-8C8A-4FC9-B3A3-F2AC608A4333}</b:Guid>
    <b:Author>
      <b:Author>
        <b:NameList>
          <b:Person>
            <b:Last>Cuchara</b:Last>
            <b:First>B</b:First>
          </b:Person>
        </b:NameList>
      </b:Author>
    </b:Author>
    <b:Title>An 8-Year Retrospective Study on Suicides in Washington, DC.</b:Title>
    <b:InternetSiteTitle>An 8-Year Retrospective Study on Suicides in Washington, DC.</b:InternetSiteTitle>
    <b:Year>2020</b:Year>
    <b:Month>Mar</b:Month>
    <b:URL>https://www.ncbi.nlm.nih.gov/pubmed/32000223</b:URL>
    <b:RefOrder>27</b:RefOrder>
  </b:Source>
  <b:Source>
    <b:Tag>Ilg19</b:Tag>
    <b:SourceType>DocumentFromInternetSite</b:SourceType>
    <b:Guid>{CA369549-5391-4C16-8898-3595E51C2B8C}</b:Guid>
    <b:Author>
      <b:Author>
        <b:NameList>
          <b:Person>
            <b:Last>Ilgun</b:Last>
            <b:First>G</b:First>
          </b:Person>
        </b:NameList>
      </b:Author>
    </b:Author>
    <b:Title>Individual and socio-demographic determinants of suicide: An examination on WHO countries.</b:Title>
    <b:InternetSiteTitle>Individual and socio-demographic determinants of suicide: An examination on WHO countries.</b:InternetSiteTitle>
    <b:Year>2019</b:Year>
    <b:Month>Nov</b:Month>
    <b:Day>20</b:Day>
    <b:URL>https://www.ncbi.nlm.nih.gov/pubmed/31746258</b:URL>
    <b:RefOrder>28</b:RefOrder>
  </b:Source>
  <b:Source>
    <b:Tag>Bar19</b:Tag>
    <b:SourceType>DocumentFromInternetSite</b:SourceType>
    <b:Guid>{66E2922B-7B3A-42C6-BDB4-7879C212D650}</b:Guid>
    <b:Author>
      <b:Author>
        <b:NameList>
          <b:Person>
            <b:Last>Barjasteh-Askari</b:Last>
            <b:First>F</b:First>
          </b:Person>
        </b:NameList>
      </b:Author>
    </b:Author>
    <b:Title>Relationship between suicide mortality and lithium in drinking water: A systematic review and meta-analysis.</b:Title>
    <b:InternetSiteTitle>Relationship between suicide mortality and lithium in drinking water: A systematic review and meta-analysis.</b:InternetSiteTitle>
    <b:Year>2019</b:Year>
    <b:Month>December</b:Month>
    <b:Day>19</b:Day>
    <b:URL>https://www.ncbi.nlm.nih.gov/pubmed/32056756</b:URL>
    <b:RefOrder>29</b:RefOrder>
  </b:Source>
  <b:Source>
    <b:Tag>San19</b:Tag>
    <b:SourceType>DocumentFromInternetSite</b:SourceType>
    <b:Guid>{805E4691-1090-4CE6-AFC7-8142A350300C}</b:Guid>
    <b:Author>
      <b:Author>
        <b:NameList>
          <b:Person>
            <b:Last>Sanderson</b:Last>
            <b:First>M</b:First>
          </b:Person>
        </b:NameList>
      </b:Author>
    </b:Author>
    <b:Title>Predicting death by suicide using administrative health care system data: Can recurrent neural network, one-dimensional convolutional neural network, and gradient boosted trees models improve prediction performance?</b:Title>
    <b:InternetSiteTitle>Predicting death by suicide using administrative health care system data: Can recurrent neural network, one-dimensional convolutional neural network, and gradient boosted trees models improve prediction performance?</b:InternetSiteTitle>
    <b:Year>2019</b:Year>
    <b:Month>Dec</b:Month>
    <b:Day>14</b:Day>
    <b:URL>https://www.ncbi.nlm.nih.gov/pubmed/32056739</b:URL>
    <b:RefOrder>30</b:RefOrder>
  </b:Source>
  <b:Source>
    <b:Tag>Kau20</b:Tag>
    <b:SourceType>DocumentFromInternetSite</b:SourceType>
    <b:Guid>{7F7D1081-3C72-4F62-9333-0F526F801C82}</b:Guid>
    <b:Author>
      <b:Author>
        <b:NameList>
          <b:Person>
            <b:Last>Kaufman</b:Last>
            <b:First>JA</b:First>
          </b:Person>
        </b:NameList>
      </b:Author>
    </b:Author>
    <b:Title>Effects of increased minimum wages by unemployment rate on suicide in the USA.</b:Title>
    <b:InternetSiteTitle>Effects of increased minimum wages by unemployment rate on suicide in the USA.</b:InternetSiteTitle>
    <b:Year>2020</b:Year>
    <b:Month>Jan</b:Month>
    <b:Day>7</b:Day>
    <b:URL>https://www.ncbi.nlm.nih.gov/pubmed/31911542</b:URL>
    <b:RefOrder>31</b:RefOrder>
  </b:Source>
  <b:Source>
    <b:Tag>Lee20</b:Tag>
    <b:SourceType>DocumentFromInternetSite</b:SourceType>
    <b:Guid>{8A5DE513-83AA-4873-A640-9A0A822CBF03}</b:Guid>
    <b:Author>
      <b:Author>
        <b:NameList>
          <b:Person>
            <b:Last>Lee</b:Last>
            <b:First>HE</b:First>
          </b:Person>
        </b:NameList>
      </b:Author>
    </b:Author>
    <b:Title>Association of long working hours with accidents and suicide mortality in Korea.</b:Title>
    <b:InternetSiteTitle>Association of long working hours with accidents and suicide mortality in Korea.</b:InternetSiteTitle>
    <b:Year>2020</b:Year>
    <b:Month>Feb</b:Month>
    <b:Day>25</b:Day>
    <b:URL>https://www.ncbi.nlm.nih.gov/pubmed/32096547</b:URL>
    <b:RefOrder>32</b:RefOrder>
  </b:Source>
  <b:Source>
    <b:Tag>Hof20</b:Tag>
    <b:SourceType>DocumentFromInternetSite</b:SourceType>
    <b:Guid>{1BA58232-A11C-483C-B80E-9510990ADF45}</b:Guid>
    <b:Author>
      <b:Author>
        <b:NameList>
          <b:Person>
            <b:Last>Hoffmire</b:Last>
            <b:First>CA</b:First>
          </b:Person>
        </b:NameList>
      </b:Author>
    </b:Author>
    <b:Title>Reevaluating Suicide Mortality for Veterans With Data From the VA-DoD Mortality Data Repository, 2000-2010.</b:Title>
    <b:InternetSiteTitle>Reevaluating Suicide Mortality for Veterans With Data From the VA-DoD Mortality Data Repository, 2000-2010.</b:InternetSiteTitle>
    <b:Year>2020</b:Year>
    <b:Month>Feb</b:Month>
    <b:Day>24</b:Day>
    <b:URL>https://www.ncbi.nlm.nih.gov/pubmed/32089080</b:URL>
    <b:RefOrder>33</b:RefOrder>
  </b:Source>
  <b:Source>
    <b:Tag>Lyn20</b:Tag>
    <b:SourceType>DocumentFromInternetSite</b:SourceType>
    <b:Guid>{B3C11630-2408-475F-BBF8-1DC0B6B1CDE2}</b:Guid>
    <b:Author>
      <b:Author>
        <b:NameList>
          <b:Person>
            <b:Last>Lynch</b:Last>
            <b:First>FL</b:First>
          </b:Person>
        </b:NameList>
      </b:Author>
    </b:Author>
    <b:Title>Substance use disorders and risk of suicide in a general US population: a case control study.</b:Title>
    <b:InternetSiteTitle>Substance use disorders and risk of suicide in a general US population: a case control study.</b:InternetSiteTitle>
    <b:Year>2020</b:Year>
    <b:Month>Feb</b:Month>
    <b:Day>21</b:Day>
    <b:URL>https://www.ncbi.nlm.nih.gov/pubmed/32085800</b:URL>
    <b:RefOrder>34</b:RefOrder>
  </b:Source>
  <b:Source>
    <b:Tag>Mat20</b:Tag>
    <b:SourceType>DocumentFromInternetSite</b:SourceType>
    <b:Guid>{9362B2B6-AF23-4E4E-8A8D-35FC4D46250C}</b:Guid>
    <b:Author>
      <b:Author>
        <b:NameList>
          <b:Person>
            <b:Last>Matsubayshi</b:Last>
            <b:First>T.</b:First>
          </b:Person>
        </b:NameList>
      </b:Author>
    </b:Author>
    <b:Title>Government spending, recession, and suicide: evidence from Japan.</b:Title>
    <b:InternetSiteTitle>Government spending, recession, and suicide: evidence from Japan.</b:InternetSiteTitle>
    <b:Year>2020</b:Year>
    <b:Month>Feb</b:Month>
    <b:Day>21</b:Day>
    <b:URL>https://www.ncbi.nlm.nih.gov/pubmed/32079525</b:URL>
    <b:RefOrder>35</b:RefOrder>
  </b:Source>
  <b:Source>
    <b:Tag>Yam20</b:Tag>
    <b:SourceType>DocumentFromInternetSite</b:SourceType>
    <b:Guid>{3E03266A-D59F-4FF0-A1F7-741D08D4E736}</b:Guid>
    <b:Author>
      <b:Author>
        <b:NameList>
          <b:Person>
            <b:Last>Yamaoka</b:Last>
            <b:First>K.</b:First>
          </b:Person>
        </b:NameList>
      </b:Author>
    </b:Author>
    <b:Title>Spatial clustering of suicide mortality and associated community characteristics in Kanagawa prefecture, Japan, 2011-2017.</b:Title>
    <b:InternetSiteTitle>Spatial clustering of suicide mortality and associated community characteristics in Kanagawa prefecture, Japan, 2011-2017.</b:InternetSiteTitle>
    <b:Year>2020</b:Year>
    <b:Month>Feb</b:Month>
    <b:Day>18</b:Day>
    <b:URL>https://www.ncbi.nlm.nih.gov/pubmed/32070316</b:URL>
    <b:RefOrder>36</b:RefOrder>
  </b:Source>
  <b:Source>
    <b:Tag>Zhe20</b:Tag>
    <b:SourceType>DocumentFromInternetSite</b:SourceType>
    <b:Guid>{59AF9330-A23D-472C-8792-5A732A45EABE}</b:Guid>
    <b:Author>
      <b:Author>
        <b:NameList>
          <b:Person>
            <b:Last>Zheng</b:Last>
            <b:First>Le.</b:First>
          </b:Person>
        </b:NameList>
      </b:Author>
    </b:Author>
    <b:Title>Development of an early-warning system for high-risk patients for suicide attempt using deep learning and electronic health records</b:Title>
    <b:InternetSiteTitle>Development of an early-warning system for high-risk patients for suicide attempt using deep learning and electronic health records</b:InternetSiteTitle>
    <b:Year>2020</b:Year>
    <b:Month>Feb</b:Month>
    <b:Day>20</b:Day>
    <b:URL>https://www.ncbi.nlm.nih.gov/pmc/articles/PMC7033212/</b:URL>
    <b:RefOrder>37</b:RefOrder>
  </b:Source>
  <b:Source>
    <b:Tag>Klo17</b:Tag>
    <b:SourceType>DocumentFromInternetSite</b:SourceType>
    <b:Guid>{1DCE78F7-AACD-4544-B477-FEE1A2701831}</b:Guid>
    <b:Author>
      <b:Author>
        <b:NameList>
          <b:Person>
            <b:Last>Klonsky</b:Last>
            <b:First>E.</b:First>
          </b:Person>
        </b:NameList>
      </b:Author>
    </b:Author>
    <b:Title>Recent advances in differentiating suicide attempters from suicide ideators</b:Title>
    <b:InternetSiteTitle>Recent advances in differentiating suicide attempters from suicide ideators</b:InternetSiteTitle>
    <b:Year>2017</b:Year>
    <b:Month>Jan</b:Month>
    <b:URL>https://insights.ovid.com/article/00001504-201701000-00004</b:URL>
    <b:RefOrder>38</b:RefOrder>
  </b:Source>
  <b:Source>
    <b:Tag>500</b:Tag>
    <b:SourceType>InternetSite</b:SourceType>
    <b:Guid>{D78624A0-0940-4028-AF90-C1B98C451417}</b:Guid>
    <b:Title>500 Cities: Local Data for Better Health</b:Title>
    <b:InternetSiteTitle>500 Cities: Local Data for Better Health</b:InternetSiteTitle>
    <b:URL>https://www.cdc.gov/500cities/index.htm</b:URL>
    <b:RefOrder>39</b:RefOrder>
  </b:Source>
  <b:Source>
    <b:Tag>SAM</b:Tag>
    <b:SourceType>InternetSite</b:SourceType>
    <b:Guid>{541CCFC8-5077-46AA-860B-8BAB15C250F9}</b:Guid>
    <b:Title>SAMHSA</b:Title>
    <b:InternetSiteTitle>SAMHSA</b:InternetSiteTitle>
    <b:URL>https://www.samhsa.gov/</b:URL>
    <b:RefOrder>40</b:RefOrder>
  </b:Source>
  <b:Source>
    <b:Tag>Ame</b:Tag>
    <b:SourceType>InternetSite</b:SourceType>
    <b:Guid>{11C2B246-AEC8-4D19-A388-A36744FE554E}</b:Guid>
    <b:Title>American Community Survey</b:Title>
    <b:InternetSiteTitle>American Community Survey</b:InternetSiteTitle>
    <b:URL>https://www.census.gov/programs-surveys/acs</b:URL>
    <b:RefOrder>41</b:RefOrder>
  </b:Source>
  <b:Source>
    <b:Tag>Cen</b:Tag>
    <b:SourceType>InternetSite</b:SourceType>
    <b:Guid>{72CA8385-0C7A-470A-948A-AA19488D261C}</b:Guid>
    <b:Title>Census</b:Title>
    <b:InternetSiteTitle>Census</b:InternetSiteTitle>
    <b:URL>https://www.census.gov/en.html</b:URL>
    <b:RefOrder>42</b:RefOrder>
  </b:Source>
  <b:Source>
    <b:Tag>BLS</b:Tag>
    <b:SourceType>InternetSite</b:SourceType>
    <b:Guid>{34F175F0-24CE-448D-8B02-BDD92C14B38D}</b:Guid>
    <b:Title>BLS</b:Title>
    <b:InternetSiteTitle>BLS</b:InternetSiteTitle>
    <b:URL>https://www.bls.gov/</b:URL>
    <b:RefOrder>43</b:RefOrder>
  </b:Source>
  <b:Source>
    <b:Tag>Spr09</b:Tag>
    <b:SourceType>InternetSite</b:SourceType>
    <b:Guid>{8821399C-1B13-49CA-8CA9-7DF1EC7FB5E7}</b:Guid>
    <b:Author>
      <b:Author>
        <b:NameList>
          <b:Person>
            <b:Last>Spriestersbach</b:Last>
            <b:First>Albert</b:First>
          </b:Person>
        </b:NameList>
      </b:Author>
    </b:Author>
    <b:Title>The Specification of Statistical Measures and Their Presentation in Tables and Graphs. Part 7 of a Series on Evaluation of Scientific Publications</b:Title>
    <b:InternetSiteTitle>The Specification of Statistical Measures and Their Presentation in Tables and Graphs. Part 7 of a Series on Evaluation of Scientific Publications</b:InternetSiteTitle>
    <b:Year>2009</b:Year>
    <b:Month>Sep</b:Month>
    <b:Day>4</b:Day>
    <b:URL>https://www.ncbi.nlm.nih.gov/pmc/articles/PMC2770212/</b:URL>
    <b:RefOrder>44</b:RefOrder>
  </b:Source>
  <b:Source>
    <b:Tag>LiH07</b:Tag>
    <b:SourceType>InternetSite</b:SourceType>
    <b:Guid>{D0764270-AC1D-44FB-8724-4781FA40ED3A}</b:Guid>
    <b:Author>
      <b:Author>
        <b:NameList>
          <b:Person>
            <b:Last>Li</b:Last>
            <b:First>Hongfei.</b:First>
          </b:Person>
        </b:NameList>
      </b:Author>
    </b:Author>
    <b:Title>Beyond Moran's I: Testing for Spatial Dependence Based on the Spatial Autoregressive Model</b:Title>
    <b:InternetSiteTitle>Beyond Moran's I: Testing for Spatial Dependence Based on the Spatial Autoregressive Model</b:InternetSiteTitle>
    <b:Year>2007</b:Year>
    <b:Month>September</b:Month>
    <b:Day>18</b:Day>
    <b:URL>https://onlinelibrary.wiley.com/doi/full/10.1111/j.1538-4632.2007.00708.x</b:URL>
    <b:RefOrder>45</b:RefOrder>
  </b:Source>
  <b:Source>
    <b:Tag>Sch10</b:Tag>
    <b:SourceType>InternetSite</b:SourceType>
    <b:Guid>{7CBA271D-E166-4235-BA48-F368AFA60E7D}</b:Guid>
    <b:Author>
      <b:Author>
        <b:NameList>
          <b:Person>
            <b:Last>Schneider</b:Last>
            <b:First>Astrid</b:First>
          </b:Person>
        </b:NameList>
      </b:Author>
    </b:Author>
    <b:Title>Linear Regression Analysis</b:Title>
    <b:InternetSiteTitle>Linear Regression Analysis</b:InternetSiteTitle>
    <b:Year>2010</b:Year>
    <b:Month>Nov</b:Month>
    <b:Day>5</b:Day>
    <b:URL>https://www.ncbi.nlm.nih.gov/pmc/articles/PMC2992018/</b:URL>
    <b:RefOrder>46</b:RefOrder>
  </b:Source>
  <b:Source>
    <b:Tag>Fon17</b:Tag>
    <b:SourceType>InternetSite</b:SourceType>
    <b:Guid>{61BC99E3-209A-4D21-A4C8-C9D2A39A8E05}</b:Guid>
    <b:Author>
      <b:Author>
        <b:NameList>
          <b:Person>
            <b:Last>Fonti</b:Last>
            <b:First>Valeria.</b:First>
          </b:Person>
        </b:NameList>
      </b:Author>
    </b:Author>
    <b:Title>Feature Selection using LASSO</b:Title>
    <b:InternetSiteTitle>Feature Selection using LASSO</b:InternetSiteTitle>
    <b:Year>2017</b:Year>
    <b:Month>March</b:Month>
    <b:Day>30</b:Day>
    <b:URL>https://beta.vu.nl/nl/Images/werkstuk-fonti_tcm235-836234.pdf</b:URL>
    <b:RefOrder>47</b:RefOrder>
  </b:Source>
</b:Sources>
</file>

<file path=customXml/itemProps1.xml><?xml version="1.0" encoding="utf-8"?>
<ds:datastoreItem xmlns:ds="http://schemas.openxmlformats.org/officeDocument/2006/customXml" ds:itemID="{0161034B-F573-43A0-8543-4F86C568E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39</Pages>
  <Words>5890</Words>
  <Characters>33575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Groysman</dc:creator>
  <cp:keywords/>
  <dc:description/>
  <cp:lastModifiedBy>Mikhail Groysman</cp:lastModifiedBy>
  <cp:revision>17</cp:revision>
  <dcterms:created xsi:type="dcterms:W3CDTF">2020-05-03T18:21:00Z</dcterms:created>
  <dcterms:modified xsi:type="dcterms:W3CDTF">2020-05-05T01:06:00Z</dcterms:modified>
</cp:coreProperties>
</file>